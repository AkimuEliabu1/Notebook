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oter2.xml" ContentType="application/vnd.openxmlformats-officedocument.wordprocessingml.footer+xml"/>
  <Override PartName="/word/_rels/document.xml.rels" ContentType="application/vnd.openxmlformats-package.relationships+xml"/>
  <Override PartName="/word/comments.xml" ContentType="application/vnd.openxmlformats-officedocument.wordprocessingml.comments+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0"/>
        <w:rPr/>
      </w:pPr>
      <w:r>
        <w:rPr/>
      </w:r>
    </w:p>
    <w:p>
      <w:pPr>
        <w:pStyle w:val="Normal"/>
        <w:spacing w:lineRule="auto" w:line="276" w:before="0" w:after="120"/>
        <w:jc w:val="center"/>
        <w:rPr/>
      </w:pPr>
      <w:r>
        <w:rPr>
          <w:b/>
          <w:bCs/>
          <w:sz w:val="30"/>
          <w:szCs w:val="30"/>
        </w:rPr>
        <w:t>AUTOMATION OF SYSTEMATIC MAPPING STUDIES: A MACHINE LEARNING APPROACH</w:t>
      </w:r>
    </w:p>
    <w:p>
      <w:pPr>
        <w:pStyle w:val="Normal"/>
        <w:spacing w:before="0" w:after="1600"/>
        <w:rPr/>
      </w:pPr>
      <w:r>
        <w:rPr/>
      </w:r>
    </w:p>
    <w:p>
      <w:pPr>
        <w:pStyle w:val="Normal"/>
        <w:spacing w:lineRule="auto" w:line="276" w:before="0" w:after="120"/>
        <w:jc w:val="center"/>
        <w:rPr/>
      </w:pPr>
      <w:r>
        <w:rPr>
          <w:b/>
          <w:bCs/>
          <w:sz w:val="28"/>
          <w:szCs w:val="28"/>
        </w:rPr>
        <w:t>Naale Josephat</w:t>
      </w:r>
    </w:p>
    <w:p>
      <w:pPr>
        <w:pStyle w:val="Normal"/>
        <w:spacing w:before="0" w:after="1600"/>
        <w:rPr/>
      </w:pPr>
      <w:r>
        <w:rPr/>
      </w:r>
    </w:p>
    <w:p>
      <w:pPr>
        <w:pStyle w:val="Normal"/>
        <w:spacing w:lineRule="auto" w:line="276" w:before="0" w:after="120"/>
        <w:jc w:val="center"/>
        <w:rPr/>
      </w:pPr>
      <w:r>
        <w:rPr/>
        <w:t>MSc (Data Science Dissertation)</w:t>
      </w:r>
    </w:p>
    <w:p>
      <w:pPr>
        <w:pStyle w:val="Normal"/>
        <w:spacing w:lineRule="auto" w:line="276" w:before="0" w:after="120"/>
        <w:jc w:val="center"/>
        <w:rPr/>
      </w:pPr>
      <w:r>
        <w:rPr/>
        <w:t>University of Dar es Salaam</w:t>
      </w:r>
    </w:p>
    <w:p>
      <w:pPr>
        <w:pStyle w:val="Normal"/>
        <w:spacing w:lineRule="auto" w:line="276"/>
        <w:jc w:val="center"/>
        <w:rPr/>
      </w:pPr>
      <w:r>
        <w:rPr/>
        <w:t>September 2026</w:t>
      </w:r>
      <w:r>
        <w:br w:type="page"/>
      </w:r>
    </w:p>
    <w:p>
      <w:pPr>
        <w:pStyle w:val="Normal"/>
        <w:spacing w:before="0" w:after="900"/>
        <w:rPr/>
      </w:pPr>
      <w:r>
        <w:rPr/>
      </w:r>
    </w:p>
    <w:p>
      <w:pPr>
        <w:pStyle w:val="Normal"/>
        <w:spacing w:lineRule="auto" w:line="276" w:before="0" w:after="120"/>
        <w:jc w:val="center"/>
        <w:rPr/>
      </w:pPr>
      <w:r>
        <w:rPr>
          <w:b/>
          <w:bCs/>
          <w:sz w:val="28"/>
          <w:szCs w:val="28"/>
        </w:rPr>
        <w:t>AUTOMATION OF SYSTEMATIC MAPPING STUDIES: A MACHINE LEARNING APPROACH</w:t>
      </w:r>
    </w:p>
    <w:p>
      <w:pPr>
        <w:pStyle w:val="Normal"/>
        <w:spacing w:before="0" w:after="700"/>
        <w:rPr/>
      </w:pPr>
      <w:r>
        <w:rPr/>
      </w:r>
    </w:p>
    <w:p>
      <w:pPr>
        <w:pStyle w:val="Normal"/>
        <w:spacing w:lineRule="auto" w:line="276" w:before="0" w:after="120"/>
        <w:jc w:val="center"/>
        <w:rPr/>
      </w:pPr>
      <w:r>
        <w:rPr/>
        <w:t>By</w:t>
      </w:r>
    </w:p>
    <w:p>
      <w:pPr>
        <w:pStyle w:val="Normal"/>
        <w:spacing w:before="0" w:after="700"/>
        <w:rPr/>
      </w:pPr>
      <w:r>
        <w:rPr/>
      </w:r>
    </w:p>
    <w:p>
      <w:pPr>
        <w:pStyle w:val="Normal"/>
        <w:spacing w:lineRule="auto" w:line="276" w:before="0" w:after="120"/>
        <w:jc w:val="center"/>
        <w:rPr/>
      </w:pPr>
      <w:r>
        <w:rPr>
          <w:b/>
          <w:bCs/>
          <w:sz w:val="26"/>
          <w:szCs w:val="26"/>
        </w:rPr>
        <w:t>Naale Josephat</w:t>
      </w:r>
    </w:p>
    <w:p>
      <w:pPr>
        <w:pStyle w:val="Normal"/>
        <w:spacing w:before="0" w:after="700"/>
        <w:rPr/>
      </w:pPr>
      <w:r>
        <w:rPr/>
      </w:r>
    </w:p>
    <w:p>
      <w:pPr>
        <w:pStyle w:val="Normal"/>
        <w:spacing w:before="0" w:after="700"/>
        <w:jc w:val="center"/>
        <w:rPr/>
      </w:pPr>
      <w:r>
        <w:rPr/>
        <w:t>A Dissertation Submitted in Partial Fulfilment of the Requirements for the Degree of Master of Science in Data Science of the University of Dar es Salaam</w:t>
      </w:r>
    </w:p>
    <w:p>
      <w:pPr>
        <w:pStyle w:val="Normal"/>
        <w:spacing w:before="0" w:after="600"/>
        <w:rPr/>
      </w:pPr>
      <w:r>
        <w:rPr/>
      </w:r>
    </w:p>
    <w:p>
      <w:pPr>
        <w:pStyle w:val="Normal"/>
        <w:spacing w:lineRule="auto" w:line="276" w:before="0" w:after="120"/>
        <w:jc w:val="center"/>
        <w:rPr/>
      </w:pPr>
      <w:r>
        <w:rPr/>
        <w:t>University of Dar es Salaam</w:t>
      </w:r>
    </w:p>
    <w:p>
      <w:pPr>
        <w:sectPr>
          <w:type w:val="nextPage"/>
          <w:pgSz w:w="12240" w:h="15840"/>
          <w:pgMar w:left="1440" w:right="1440" w:gutter="0" w:header="0" w:top="1440" w:footer="0" w:bottom="1440"/>
          <w:pgNumType w:fmt="decimal"/>
          <w:formProt w:val="false"/>
          <w:textDirection w:val="lrTb"/>
          <w:docGrid w:type="default" w:linePitch="360" w:charSpace="0"/>
        </w:sectPr>
        <w:pStyle w:val="Normal"/>
        <w:spacing w:lineRule="auto" w:line="276" w:before="0" w:after="120"/>
        <w:jc w:val="center"/>
        <w:rPr/>
      </w:pPr>
      <w:r>
        <w:rPr/>
        <w:t>September 2026</w:t>
      </w:r>
      <w:r>
        <w:br w:type="page"/>
      </w:r>
    </w:p>
    <w:p>
      <w:pPr>
        <w:pStyle w:val="Heading1"/>
        <w:spacing w:before="120" w:after="240"/>
        <w:jc w:val="center"/>
        <w:rPr/>
      </w:pPr>
      <w:bookmarkStart w:id="0" w:name="_Toc233635198"/>
      <w:r>
        <w:rPr/>
        <w:t>CERTIFICATION</w:t>
      </w:r>
      <w:bookmarkEnd w:id="0"/>
    </w:p>
    <w:p>
      <w:pPr>
        <w:pStyle w:val="Normal"/>
        <w:spacing w:before="0" w:after="160"/>
        <w:jc w:val="both"/>
        <w:rPr/>
      </w:pPr>
      <w:r>
        <w:rPr/>
        <w:t xml:space="preserve">The undersigned certifies that she has read and hereby recommends for acceptance by the University of Dar es Salaam a dissertation titled: </w:t>
      </w:r>
      <w:r>
        <w:rPr>
          <w:b/>
          <w:bCs/>
        </w:rPr>
        <w:t>“Automation of Systematic Mapping Studies: A Machine Learning Approach”</w:t>
      </w:r>
      <w:r>
        <w:rPr/>
        <w:t>, in partial fulfilment of the requirements for the degree of Master of Science in Data Science of the University of Dar es Salaam.</w:t>
      </w:r>
    </w:p>
    <w:p>
      <w:pPr>
        <w:pStyle w:val="Normal"/>
        <w:spacing w:before="600" w:after="60"/>
        <w:jc w:val="center"/>
        <w:rPr/>
      </w:pPr>
      <w:r>
        <w:rPr/>
        <w:t>…………………………………………</w:t>
      </w:r>
    </w:p>
    <w:p>
      <w:pPr>
        <w:pStyle w:val="Normal"/>
        <w:spacing w:lineRule="auto" w:line="276" w:before="0" w:after="120"/>
        <w:jc w:val="center"/>
        <w:rPr/>
      </w:pPr>
      <w:r>
        <w:rPr>
          <w:b/>
          <w:bCs/>
        </w:rPr>
        <w:t>Dr. Salome Maro</w:t>
      </w:r>
    </w:p>
    <w:p>
      <w:pPr>
        <w:pStyle w:val="Normal"/>
        <w:spacing w:lineRule="auto" w:line="276" w:before="0" w:after="120"/>
        <w:jc w:val="center"/>
        <w:rPr/>
      </w:pPr>
      <w:r>
        <w:rPr/>
        <w:t>(Supervisor)</w:t>
      </w:r>
    </w:p>
    <w:p>
      <w:pPr>
        <w:pStyle w:val="Normal"/>
        <w:spacing w:before="360" w:after="60"/>
        <w:jc w:val="center"/>
        <w:rPr/>
      </w:pPr>
      <w:r>
        <w:rPr/>
        <w:t>Date: ………………………………</w:t>
      </w:r>
      <w:r>
        <w:br w:type="page"/>
      </w:r>
    </w:p>
    <w:p>
      <w:pPr>
        <w:pStyle w:val="Heading1"/>
        <w:spacing w:before="120" w:after="240"/>
        <w:jc w:val="center"/>
        <w:rPr/>
      </w:pPr>
      <w:bookmarkStart w:id="1" w:name="_Toc233635199"/>
      <w:r>
        <w:rPr/>
        <w:t>DECLARATION</w:t>
      </w:r>
      <w:bookmarkEnd w:id="1"/>
    </w:p>
    <w:p>
      <w:pPr>
        <w:pStyle w:val="Normal"/>
        <w:spacing w:before="0" w:after="160"/>
        <w:jc w:val="center"/>
        <w:rPr/>
      </w:pPr>
      <w:r>
        <w:rPr>
          <w:b/>
          <w:bCs/>
        </w:rPr>
        <w:t>AND</w:t>
      </w:r>
    </w:p>
    <w:p>
      <w:pPr>
        <w:pStyle w:val="Normal"/>
        <w:spacing w:before="0" w:after="240"/>
        <w:jc w:val="center"/>
        <w:rPr/>
      </w:pPr>
      <w:r>
        <w:rPr>
          <w:b/>
          <w:bCs/>
        </w:rPr>
        <w:t>COPYRIGHT</w:t>
      </w:r>
    </w:p>
    <w:p>
      <w:pPr>
        <w:pStyle w:val="Normal"/>
        <w:spacing w:before="0" w:after="160"/>
        <w:jc w:val="both"/>
        <w:rPr/>
      </w:pPr>
      <w:r>
        <w:rPr>
          <w:b/>
          <w:bCs/>
        </w:rPr>
        <w:t>I, Naale Josephat</w:t>
      </w:r>
      <w:r>
        <w:rPr/>
        <w:t>, declare that this dissertation is my own original work and that it has not been presented and will not be presented to any other university for a similar or any other degree award.</w:t>
      </w:r>
    </w:p>
    <w:p>
      <w:pPr>
        <w:pStyle w:val="Normal"/>
        <w:spacing w:before="240" w:after="240"/>
        <w:rPr/>
      </w:pPr>
      <w:r>
        <w:rPr/>
        <w:t>Signature ……………………………………</w:t>
      </w:r>
    </w:p>
    <w:p>
      <w:pPr>
        <w:pStyle w:val="Normal"/>
        <w:spacing w:before="0" w:after="160"/>
        <w:jc w:val="both"/>
        <w:rPr/>
      </w:pPr>
      <w:r>
        <w:rPr/>
        <w:t>This dissertation is copyright material protected under the Berne Convention, the Copyright Act of 1999, and other international and national enactments, in that behalf, on intellectual property. It may not be reproduced by any means, in full or in part, except for short extracts in fair dealing, for research or private study, critical scholarly review, or discourse with an acknowledgement, without the written permission of the Directorate of Postgraduate Studies, on behalf of both the author and the University of Dar es Salaam.</w:t>
      </w:r>
      <w:r>
        <w:br w:type="page"/>
      </w:r>
    </w:p>
    <w:p>
      <w:pPr>
        <w:pStyle w:val="Heading1"/>
        <w:spacing w:before="120" w:after="240"/>
        <w:jc w:val="center"/>
        <w:rPr/>
      </w:pPr>
      <w:bookmarkStart w:id="2" w:name="_Toc233635200"/>
      <w:r>
        <w:rPr/>
        <w:t>ACKNOWLEDGEMENTS</w:t>
      </w:r>
      <w:bookmarkEnd w:id="2"/>
    </w:p>
    <w:p>
      <w:pPr>
        <w:pStyle w:val="Normal"/>
        <w:spacing w:before="0" w:after="160"/>
        <w:jc w:val="both"/>
        <w:rPr/>
      </w:pPr>
      <w:r>
        <w:rPr/>
        <w:t>First and foremost, I thank the Almighty God for the gift of life, health, and perseverance throughout the period of this study. Every milestone of this work has been possible through His grace.</w:t>
      </w:r>
    </w:p>
    <w:p>
      <w:pPr>
        <w:pStyle w:val="Normal"/>
        <w:spacing w:before="0" w:after="160"/>
        <w:jc w:val="both"/>
        <w:rPr/>
      </w:pPr>
      <w:r>
        <w:rPr/>
        <w:t>I owe my deepest gratitude to my supervisor, Dr. Salome Maro, whose guidance, patience, and constructive criticism shaped this dissertation from its earliest idea to its final form. Her insistence on clarity, rigour, and reproducibility profoundly improved both the work and my own scholarship.</w:t>
      </w:r>
    </w:p>
    <w:p>
      <w:pPr>
        <w:pStyle w:val="Normal"/>
        <w:spacing w:before="0" w:after="160"/>
        <w:jc w:val="both"/>
        <w:rPr/>
      </w:pPr>
      <w:r>
        <w:rPr/>
        <w:t>I extend sincere thanks to the academic staff of the Department of Computer Science and Engineering in the College of Information and Communication Technologies, whose comments on the proposal and progress presentations strengthened the structure, the objectives, and the technical depth of this study.</w:t>
      </w:r>
    </w:p>
    <w:p>
      <w:pPr>
        <w:pStyle w:val="Normal"/>
        <w:spacing w:before="0" w:after="160"/>
        <w:jc w:val="both"/>
        <w:rPr/>
      </w:pPr>
      <w:r>
        <w:rPr/>
        <w:t xml:space="preserve"> </w:t>
      </w:r>
      <w:r>
        <w:rPr/>
        <w:t>Finally, I thank my family and friends for their unwavering encouragement, and the University of Dar es Salaam for the financial and infrastructural support that made this work feasible.</w:t>
      </w:r>
      <w:r>
        <w:br w:type="page"/>
      </w:r>
    </w:p>
    <w:p>
      <w:pPr>
        <w:pStyle w:val="Heading1"/>
        <w:spacing w:before="120" w:after="240"/>
        <w:jc w:val="center"/>
        <w:rPr/>
      </w:pPr>
      <w:bookmarkStart w:id="3" w:name="_Toc233635201"/>
      <w:r>
        <w:rPr/>
        <w:t>DEDICATION</w:t>
      </w:r>
      <w:bookmarkEnd w:id="3"/>
    </w:p>
    <w:p>
      <w:pPr>
        <w:pStyle w:val="Normal"/>
        <w:spacing w:before="0" w:after="160"/>
        <w:jc w:val="both"/>
        <w:rPr/>
      </w:pPr>
      <w:r>
        <w:rPr/>
        <w:t>To my beloved family, whose patience, sacrifice, and constant encouragement sustained me through every stage of this work, and to the growing community of researchers in Africa who are building the tools that will make evidence synthesis faster, fairer, and more accessible.</w:t>
      </w:r>
      <w:r>
        <w:br w:type="page"/>
      </w:r>
    </w:p>
    <w:p>
      <w:pPr>
        <w:pStyle w:val="Heading1"/>
        <w:spacing w:before="120" w:after="240"/>
        <w:jc w:val="center"/>
        <w:rPr/>
      </w:pPr>
      <w:bookmarkStart w:id="4" w:name="_Toc233635202"/>
      <w:r>
        <w:rPr/>
        <w:t>LIST OF ABBREVIATIONS AND ACRONYMS</w:t>
      </w:r>
      <w:bookmarkEnd w:id="4"/>
    </w:p>
    <w:tbl>
      <w:tblPr>
        <w:tblW w:w="9360" w:type="dxa"/>
        <w:jc w:val="left"/>
        <w:tblInd w:w="0" w:type="dxa"/>
        <w:tblLayout w:type="fixed"/>
        <w:tblCellMar>
          <w:top w:w="50" w:type="dxa"/>
          <w:left w:w="90" w:type="dxa"/>
          <w:bottom w:w="50" w:type="dxa"/>
          <w:right w:w="90" w:type="dxa"/>
        </w:tblCellMar>
        <w:tblLook w:val="0000" w:noHBand="0" w:noVBand="0" w:firstColumn="0" w:lastRow="0" w:lastColumn="0" w:firstRow="0"/>
      </w:tblPr>
      <w:tblGrid>
        <w:gridCol w:w="2199"/>
        <w:gridCol w:w="7160"/>
      </w:tblGrid>
      <w:tr>
        <w:trPr>
          <w:tblHeader w:val="true"/>
        </w:trPr>
        <w:tc>
          <w:tcPr>
            <w:tcW w:w="2199"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rPr/>
            </w:pPr>
            <w:r>
              <w:rPr>
                <w:b/>
                <w:bCs/>
                <w:color w:val="FFFFFF"/>
                <w:sz w:val="22"/>
                <w:szCs w:val="22"/>
              </w:rPr>
              <w:t>Abbreviation</w:t>
            </w:r>
          </w:p>
        </w:tc>
        <w:tc>
          <w:tcPr>
            <w:tcW w:w="716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Meaning</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AI</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Artificial Intelligence</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BDD</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Behaviour-Driven Development</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BERT</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Bidirectional Encoder Representations from Transformers</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BoW</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Bag of Words</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c-TF–IDF</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Class-based Term Frequency–Inverse Document Frequency</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CV</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Cross-Validation</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F1</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F-measure (harmonic mean of precision and recall)</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HDBSCAN</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Hierarchical Density-Based Spatial Clustering of Applications with Noise</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LLM</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Large Language Model</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MAE</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Mean Absolute Error</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ML</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Machine Learning</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NLP</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Natural Language Processing</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OCR</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Optical Character Recognition</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PDF</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Portable Document Format</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RPA</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Robotic Process Automation</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SBERT</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Sentence-BERT</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SGD</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Stochastic Gradient Descent</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SLR</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Systematic Literature Review</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SMS</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Systematic Mapping Study</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SVM</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Support Vector Machine</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TF–IDF</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Term Frequency–Inverse Document Frequency</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UDSM</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University of Dar es Salaam</w:t>
            </w:r>
          </w:p>
        </w:tc>
      </w:tr>
      <w:tr>
        <w:trPr/>
        <w:tc>
          <w:tcPr>
            <w:tcW w:w="2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UMAP</w:t>
            </w:r>
          </w:p>
        </w:tc>
        <w:tc>
          <w:tcPr>
            <w:tcW w:w="71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Uniform Manifold Approximation and Projection</w:t>
            </w:r>
          </w:p>
        </w:tc>
      </w:tr>
    </w:tbl>
    <w:p>
      <w:pPr>
        <w:pStyle w:val="Heading1"/>
        <w:spacing w:before="120" w:after="240"/>
        <w:jc w:val="center"/>
        <w:rPr/>
      </w:pPr>
      <w:r>
        <w:br w:type="page"/>
      </w:r>
      <w:bookmarkStart w:id="5" w:name="_Toc233635203"/>
      <w:r>
        <w:rPr/>
        <w:t>ABSTRACT</w:t>
      </w:r>
      <w:bookmarkEnd w:id="5"/>
    </w:p>
    <w:p>
      <w:pPr>
        <w:pStyle w:val="Normal"/>
        <w:spacing w:before="0" w:after="160"/>
        <w:jc w:val="both"/>
        <w:rPr/>
      </w:pPr>
      <w:r>
        <w:rPr/>
        <w:t>Systematic mapping studies classify the primary literature and reveal publication trends and research gaps, but conducting one manually is slow and error-prone. The data extraction and mapping step consumes the greatest share of researchers' effort while attracting the least automation, existing work having concentrated upon study selection.</w:t>
      </w:r>
    </w:p>
    <w:p>
      <w:pPr>
        <w:pStyle w:val="Normal"/>
        <w:spacing w:before="0" w:after="160"/>
        <w:jc w:val="both"/>
        <w:rPr/>
      </w:pPr>
      <w:r>
        <w:rPr/>
        <w:t>This study designed, developed and evaluated a machine learning pipeline that automates the data-extraction-and-mapping phase. The pipeline is unsupervised throughout and consumes no annotated labels at any stage. It ingests full-text papers, recovers descriptive metadata and body structure from publisher PDFs, assigns each paper to the research-type, contribution-type and evaluation-method facets by comparing it with natural-language descriptions of the published category definitions, induces thematic categories through transformer embeddings and clustering, and assembles a classified portfolio and visual map. Every assignment carries a confidence margin, and low-margin assignments are flagged for human review.</w:t>
      </w:r>
    </w:p>
    <w:p>
      <w:pPr>
        <w:pStyle w:val="Normal"/>
        <w:spacing w:before="0" w:after="160"/>
        <w:jc w:val="both"/>
        <w:rPr/>
      </w:pPr>
      <w:r>
        <w:rPr/>
        <w:t>Applied to the behaviour-driven development corpus of Binamungu and Maro (2023), the pipeline processed 123 of 126 documents and produced a complete map in 46.4 seconds, against a published estimate of 107 minutes per study for manual extraction. Because no annotated corpus was available, the evaluation establishes internal consistency and aggregate correspondence rather than per-paper accuracy. Facet distributions correspond to the published manual mapping with benchmark scores between 0.869 and 0.938, reproducing the ordering of categories but not their relative sizes. A classifier trained on the pipeline's own assignments recovers them with macro-averaged F1 between 0.484 and 0.513, and per-class results identify categories that cannot be recovered at all. Assignments flagged for review are recovered substantially less often than unflagged ones, confirming that the confidence margin is informative.</w:t>
      </w:r>
    </w:p>
    <w:p>
      <w:pPr>
        <w:pStyle w:val="Normal"/>
        <w:spacing w:before="0" w:after="160"/>
        <w:jc w:val="both"/>
        <w:rPr/>
      </w:pPr>
      <w:r>
        <w:rPr/>
        <w:t>The study contributes a reproducible unsupervised pipeline that converts full-text publications into structured mapping data without labelled training material, together with evidence that semantic representation decisively outperforms lexical representation and that the fidelity of PDF text extraction governs every downstream result. Feasibility is demonstrated; accuracy is not, and establishing it requires a hand-annotated sample, which the pipeline prepares on every run.</w:t>
      </w:r>
      <w:r>
        <w:br w:type="page"/>
      </w:r>
    </w:p>
    <w:p>
      <w:pPr>
        <w:pStyle w:val="Heading1"/>
        <w:spacing w:before="120" w:after="240"/>
        <w:jc w:val="center"/>
        <w:rPr/>
      </w:pPr>
      <w:bookmarkStart w:id="6" w:name="_Toc233635204"/>
      <w:commentRangeStart w:id="0"/>
      <w:r>
        <w:rPr/>
        <w:t>TABLE OF CONTENTS</w:t>
      </w:r>
      <w:bookmarkEnd w:id="6"/>
      <w:commentRangeEnd w:id="0"/>
      <w:r>
        <w:commentReference w:id="0"/>
      </w:r>
      <w:r>
        <w:rPr/>
      </w:r>
    </w:p>
    <w:sdt>
      <w:sdtPr>
        <w:docPartObj>
          <w:docPartGallery w:val="Table of Contents"/>
          <w:docPartUnique w:val="true"/>
        </w:docPartObj>
      </w:sdtPr>
      <w:sdtContent>
        <w:p>
          <w:pPr>
            <w:pStyle w:val="TOC1"/>
            <w:tabs>
              <w:tab w:val="clear" w:pos="720"/>
              <w:tab w:val="right" w:pos="9350" w:leader="dot"/>
            </w:tabs>
            <w:rPr/>
          </w:pPr>
          <w:r>
            <w:fldChar w:fldCharType="begin"/>
          </w:r>
          <w:r>
            <w:rPr/>
            <w:instrText xml:space="preserve"> TOC \o "1-3" \h</w:instrText>
          </w:r>
          <w:r>
            <w:rPr/>
            <w:fldChar w:fldCharType="separate"/>
          </w:r>
          <w:sdt>
            <w:sdtPr>
              <w:alias w:val="Table of Contents"/>
              <w:id w:val="-1746025164"/>
              <w:text/>
            </w:sdtPr>
            <w:sdtContent>
              <w:r>
                <w:rPr/>
              </w:r>
              <w:r>
                <w:rPr/>
                <w:t>CERTIFICATION</w:t>
                <w:tab/>
                <w:t>i</w:t>
              </w:r>
            </w:sdtContent>
          </w:sdt>
        </w:p>
        <w:p>
          <w:pPr>
            <w:pStyle w:val="TOC1"/>
            <w:tabs>
              <w:tab w:val="clear" w:pos="720"/>
              <w:tab w:val="right" w:pos="9350" w:leader="dot"/>
            </w:tabs>
            <w:rPr/>
          </w:pPr>
          <w:r>
            <w:rPr/>
            <w:t>DECLARATION</w:t>
            <w:tab/>
            <w:t>ii</w:t>
          </w:r>
        </w:p>
        <w:p>
          <w:pPr>
            <w:pStyle w:val="TOC1"/>
            <w:tabs>
              <w:tab w:val="clear" w:pos="720"/>
              <w:tab w:val="right" w:pos="9350" w:leader="dot"/>
            </w:tabs>
            <w:rPr/>
          </w:pPr>
          <w:r>
            <w:rPr/>
            <w:t>ACKNOWLEDGEMENTS</w:t>
            <w:tab/>
            <w:t>iii</w:t>
          </w:r>
        </w:p>
        <w:p>
          <w:pPr>
            <w:pStyle w:val="TOC1"/>
            <w:tabs>
              <w:tab w:val="clear" w:pos="720"/>
              <w:tab w:val="right" w:pos="9350" w:leader="dot"/>
            </w:tabs>
            <w:rPr/>
          </w:pPr>
          <w:r>
            <w:rPr/>
            <w:t>DEDICATION</w:t>
            <w:tab/>
            <w:t>iv</w:t>
          </w:r>
        </w:p>
        <w:p>
          <w:pPr>
            <w:pStyle w:val="TOC1"/>
            <w:tabs>
              <w:tab w:val="clear" w:pos="720"/>
              <w:tab w:val="right" w:pos="9350" w:leader="dot"/>
            </w:tabs>
            <w:rPr/>
          </w:pPr>
          <w:r>
            <w:rPr/>
            <w:t>LIST OF ABBREVIATIONS AND ACRONYMS</w:t>
            <w:tab/>
            <w:t>v</w:t>
          </w:r>
        </w:p>
        <w:p>
          <w:pPr>
            <w:pStyle w:val="TOC1"/>
            <w:tabs>
              <w:tab w:val="clear" w:pos="720"/>
              <w:tab w:val="right" w:pos="9350" w:leader="dot"/>
            </w:tabs>
            <w:rPr/>
          </w:pPr>
          <w:r>
            <w:rPr/>
            <w:t>ABSTRACT</w:t>
            <w:tab/>
            <w:t>vi</w:t>
          </w:r>
        </w:p>
        <w:p>
          <w:pPr>
            <w:pStyle w:val="TOC1"/>
            <w:tabs>
              <w:tab w:val="clear" w:pos="720"/>
              <w:tab w:val="right" w:pos="9350" w:leader="dot"/>
            </w:tabs>
            <w:rPr/>
          </w:pPr>
          <w:r>
            <w:rPr/>
            <w:t>TABLE OF CONTENTS</w:t>
            <w:tab/>
            <w:t>viii</w:t>
          </w:r>
        </w:p>
        <w:p>
          <w:pPr>
            <w:pStyle w:val="TOC1"/>
            <w:tabs>
              <w:tab w:val="clear" w:pos="720"/>
              <w:tab w:val="right" w:pos="9350" w:leader="dot"/>
            </w:tabs>
            <w:rPr/>
          </w:pPr>
          <w:r>
            <w:rPr/>
            <w:t>LIST OF TABLES</w:t>
            <w:tab/>
            <w:t>xiv</w:t>
          </w:r>
        </w:p>
        <w:p>
          <w:pPr>
            <w:pStyle w:val="TOC1"/>
            <w:tabs>
              <w:tab w:val="clear" w:pos="720"/>
              <w:tab w:val="right" w:pos="9350" w:leader="dot"/>
            </w:tabs>
            <w:rPr/>
          </w:pPr>
          <w:r>
            <w:rPr/>
            <w:t>LIST OF FIGURES</w:t>
            <w:tab/>
            <w:t>xv</w:t>
          </w:r>
        </w:p>
        <w:p>
          <w:pPr>
            <w:pStyle w:val="TOC1"/>
            <w:tabs>
              <w:tab w:val="clear" w:pos="720"/>
              <w:tab w:val="right" w:pos="9350" w:leader="dot"/>
            </w:tabs>
            <w:rPr/>
          </w:pPr>
          <w:r>
            <w:rPr/>
            <w:t>CHAPTER ONE</w:t>
            <w:tab/>
            <w:t>1</w:t>
          </w:r>
        </w:p>
        <w:p>
          <w:pPr>
            <w:pStyle w:val="TOC2"/>
            <w:tabs>
              <w:tab w:val="clear" w:pos="720"/>
              <w:tab w:val="right" w:pos="9350" w:leader="dot"/>
            </w:tabs>
            <w:rPr/>
          </w:pPr>
          <w:r>
            <w:rPr/>
            <w:t>1.1 Background to the Study</w:t>
            <w:tab/>
            <w:t>1</w:t>
          </w:r>
        </w:p>
        <w:p>
          <w:pPr>
            <w:pStyle w:val="TOC3"/>
            <w:tabs>
              <w:tab w:val="clear" w:pos="720"/>
              <w:tab w:val="right" w:pos="9350" w:leader="dot"/>
            </w:tabs>
            <w:rPr/>
          </w:pPr>
          <w:r>
            <w:rPr/>
            <w:t>1.1.1 The Challenges of Conducting an SMS Manually</w:t>
            <w:tab/>
            <w:t>2</w:t>
          </w:r>
        </w:p>
        <w:p>
          <w:pPr>
            <w:pStyle w:val="TOC3"/>
            <w:tabs>
              <w:tab w:val="clear" w:pos="720"/>
              <w:tab w:val="right" w:pos="9350" w:leader="dot"/>
            </w:tabs>
            <w:rPr/>
          </w:pPr>
          <w:r>
            <w:rPr/>
            <w:t>1.1.2 Gaps in Existing Automation Research</w:t>
            <w:tab/>
            <w:t>2</w:t>
          </w:r>
        </w:p>
        <w:p>
          <w:pPr>
            <w:pStyle w:val="TOC3"/>
            <w:tabs>
              <w:tab w:val="clear" w:pos="720"/>
              <w:tab w:val="right" w:pos="9350" w:leader="dot"/>
            </w:tabs>
            <w:rPr/>
          </w:pPr>
          <w:r>
            <w:rPr/>
            <w:t>1.1.3 Contribution and Positioning of This Study</w:t>
            <w:tab/>
            <w:t>3</w:t>
          </w:r>
        </w:p>
        <w:p>
          <w:pPr>
            <w:pStyle w:val="TOC2"/>
            <w:tabs>
              <w:tab w:val="clear" w:pos="720"/>
              <w:tab w:val="right" w:pos="9350" w:leader="dot"/>
            </w:tabs>
            <w:rPr/>
          </w:pPr>
          <w:r>
            <w:rPr/>
            <w:t>1.2 Statement of the Problem</w:t>
            <w:tab/>
            <w:t>4</w:t>
          </w:r>
        </w:p>
        <w:p>
          <w:pPr>
            <w:pStyle w:val="TOC2"/>
            <w:tabs>
              <w:tab w:val="clear" w:pos="720"/>
              <w:tab w:val="right" w:pos="9350" w:leader="dot"/>
            </w:tabs>
            <w:rPr/>
          </w:pPr>
          <w:r>
            <w:rPr/>
            <w:t>1.3 Research Objectives</w:t>
            <w:tab/>
            <w:t>5</w:t>
          </w:r>
        </w:p>
        <w:p>
          <w:pPr>
            <w:pStyle w:val="TOC3"/>
            <w:tabs>
              <w:tab w:val="clear" w:pos="720"/>
              <w:tab w:val="right" w:pos="9350" w:leader="dot"/>
            </w:tabs>
            <w:rPr/>
          </w:pPr>
          <w:r>
            <w:rPr/>
            <w:t>1.3.1 Main Objective</w:t>
            <w:tab/>
            <w:t>5</w:t>
          </w:r>
        </w:p>
        <w:p>
          <w:pPr>
            <w:pStyle w:val="TOC3"/>
            <w:tabs>
              <w:tab w:val="clear" w:pos="720"/>
              <w:tab w:val="right" w:pos="9350" w:leader="dot"/>
            </w:tabs>
            <w:rPr/>
          </w:pPr>
          <w:r>
            <w:rPr/>
            <w:t>1.3.2 Specific Objectives</w:t>
            <w:tab/>
            <w:t>5</w:t>
          </w:r>
        </w:p>
        <w:p>
          <w:pPr>
            <w:pStyle w:val="TOC2"/>
            <w:tabs>
              <w:tab w:val="clear" w:pos="720"/>
              <w:tab w:val="right" w:pos="9350" w:leader="dot"/>
            </w:tabs>
            <w:rPr/>
          </w:pPr>
          <w:r>
            <w:rPr/>
            <w:t>1.4 Research Questions</w:t>
            <w:tab/>
            <w:t>5</w:t>
          </w:r>
        </w:p>
        <w:p>
          <w:pPr>
            <w:pStyle w:val="TOC2"/>
            <w:tabs>
              <w:tab w:val="clear" w:pos="720"/>
              <w:tab w:val="right" w:pos="9350" w:leader="dot"/>
            </w:tabs>
            <w:rPr/>
          </w:pPr>
          <w:r>
            <w:rPr/>
            <w:t>1.5 Significance of the Study</w:t>
            <w:tab/>
            <w:t>6</w:t>
          </w:r>
        </w:p>
        <w:p>
          <w:pPr>
            <w:pStyle w:val="TOC2"/>
            <w:tabs>
              <w:tab w:val="clear" w:pos="720"/>
              <w:tab w:val="right" w:pos="9350" w:leader="dot"/>
            </w:tabs>
            <w:rPr/>
          </w:pPr>
          <w:r>
            <w:rPr/>
            <w:t>1.6 Scope of the Study</w:t>
            <w:tab/>
            <w:t>6</w:t>
          </w:r>
        </w:p>
        <w:p>
          <w:pPr>
            <w:pStyle w:val="TOC2"/>
            <w:tabs>
              <w:tab w:val="clear" w:pos="720"/>
              <w:tab w:val="right" w:pos="9350" w:leader="dot"/>
            </w:tabs>
            <w:rPr/>
          </w:pPr>
          <w:r>
            <w:rPr/>
            <w:t>1.7 Dissertation Structure</w:t>
            <w:tab/>
            <w:t>7</w:t>
          </w:r>
        </w:p>
        <w:p>
          <w:pPr>
            <w:pStyle w:val="TOC1"/>
            <w:tabs>
              <w:tab w:val="clear" w:pos="720"/>
              <w:tab w:val="right" w:pos="9350" w:leader="dot"/>
            </w:tabs>
            <w:rPr/>
          </w:pPr>
          <w:r>
            <w:rPr/>
            <w:t>CHAPTER TWO</w:t>
            <w:tab/>
            <w:t>8</w:t>
          </w:r>
        </w:p>
        <w:p>
          <w:pPr>
            <w:pStyle w:val="TOC2"/>
            <w:tabs>
              <w:tab w:val="clear" w:pos="720"/>
              <w:tab w:val="right" w:pos="9350" w:leader="dot"/>
            </w:tabs>
            <w:rPr/>
          </w:pPr>
          <w:r>
            <w:rPr/>
            <w:t>2.1 Introduction</w:t>
            <w:tab/>
            <w:t>8</w:t>
          </w:r>
        </w:p>
        <w:p>
          <w:pPr>
            <w:pStyle w:val="TOC2"/>
            <w:tabs>
              <w:tab w:val="clear" w:pos="720"/>
              <w:tab w:val="right" w:pos="9350" w:leader="dot"/>
            </w:tabs>
            <w:rPr/>
          </w:pPr>
          <w:r>
            <w:rPr/>
            <w:t>2.2 Systematic Mapping Studies and Publication Characteristics</w:t>
            <w:tab/>
            <w:t>8</w:t>
          </w:r>
        </w:p>
        <w:p>
          <w:pPr>
            <w:pStyle w:val="TOC3"/>
            <w:tabs>
              <w:tab w:val="clear" w:pos="720"/>
              <w:tab w:val="right" w:pos="9350" w:leader="dot"/>
            </w:tabs>
            <w:rPr/>
          </w:pPr>
          <w:r>
            <w:rPr/>
            <w:t>2.2.1 Secondary Studies and the Place of the SMS</w:t>
            <w:tab/>
            <w:t>8</w:t>
          </w:r>
        </w:p>
        <w:p>
          <w:pPr>
            <w:pStyle w:val="TOC3"/>
            <w:tabs>
              <w:tab w:val="clear" w:pos="720"/>
              <w:tab w:val="right" w:pos="9350" w:leader="dot"/>
            </w:tabs>
            <w:rPr/>
          </w:pPr>
          <w:r>
            <w:rPr/>
            <w:t>2.2.2 The Systematic Mapping Process</w:t>
            <w:tab/>
            <w:t>9</w:t>
          </w:r>
        </w:p>
        <w:p>
          <w:pPr>
            <w:pStyle w:val="TOC3"/>
            <w:tabs>
              <w:tab w:val="clear" w:pos="720"/>
              <w:tab w:val="right" w:pos="9350" w:leader="dot"/>
            </w:tabs>
            <w:rPr/>
          </w:pPr>
          <w:r>
            <w:rPr/>
            <w:t>2.2.3 The Nature of Publication Metadata in Systematic Mapping Studies</w:t>
            <w:tab/>
            <w:t>10</w:t>
          </w:r>
        </w:p>
        <w:p>
          <w:pPr>
            <w:pStyle w:val="TOC3"/>
            <w:tabs>
              <w:tab w:val="clear" w:pos="720"/>
              <w:tab w:val="right" w:pos="9350" w:leader="dot"/>
            </w:tabs>
            <w:rPr/>
          </w:pPr>
          <w:r>
            <w:rPr/>
            <w:t>2.2.4 Data Extraction and Mapping as the Principal Bottleneck</w:t>
            <w:tab/>
            <w:t>11</w:t>
          </w:r>
        </w:p>
        <w:p>
          <w:pPr>
            <w:pStyle w:val="TOC3"/>
            <w:tabs>
              <w:tab w:val="clear" w:pos="720"/>
              <w:tab w:val="right" w:pos="9350" w:leader="dot"/>
            </w:tabs>
            <w:rPr/>
          </w:pPr>
          <w:r>
            <w:rPr/>
            <w:t>2.2.5 Evidence-Based Software Engineering and the Role of Maps</w:t>
            <w:tab/>
            <w:t>11</w:t>
          </w:r>
        </w:p>
        <w:p>
          <w:pPr>
            <w:pStyle w:val="TOC2"/>
            <w:tabs>
              <w:tab w:val="clear" w:pos="720"/>
              <w:tab w:val="right" w:pos="9350" w:leader="dot"/>
            </w:tabs>
            <w:rPr/>
          </w:pPr>
          <w:r>
            <w:rPr/>
            <w:t>2.3 Automation Efforts in Systematic Mapping and Review</w:t>
            <w:tab/>
            <w:t>12</w:t>
          </w:r>
        </w:p>
        <w:p>
          <w:pPr>
            <w:pStyle w:val="TOC3"/>
            <w:tabs>
              <w:tab w:val="clear" w:pos="720"/>
              <w:tab w:val="right" w:pos="9350" w:leader="dot"/>
            </w:tabs>
            <w:rPr/>
          </w:pPr>
          <w:r>
            <w:rPr/>
            <w:t>2.3.1 Automation of Study Selection (Screening)</w:t>
            <w:tab/>
            <w:t>12</w:t>
          </w:r>
        </w:p>
        <w:p>
          <w:pPr>
            <w:pStyle w:val="TOC3"/>
            <w:tabs>
              <w:tab w:val="clear" w:pos="720"/>
              <w:tab w:val="right" w:pos="9350" w:leader="dot"/>
            </w:tabs>
            <w:rPr/>
          </w:pPr>
          <w:r>
            <w:rPr/>
            <w:t>2.3.2 Automation of Data Extraction</w:t>
            <w:tab/>
            <w:t>12</w:t>
          </w:r>
        </w:p>
        <w:p>
          <w:pPr>
            <w:pStyle w:val="TOC3"/>
            <w:tabs>
              <w:tab w:val="clear" w:pos="720"/>
              <w:tab w:val="right" w:pos="9350" w:leader="dot"/>
            </w:tabs>
            <w:rPr/>
          </w:pPr>
          <w:r>
            <w:rPr/>
            <w:t>2.3.3 The Tool Landscape</w:t>
            <w:tab/>
            <w:t>13</w:t>
          </w:r>
        </w:p>
        <w:p>
          <w:pPr>
            <w:pStyle w:val="TOC3"/>
            <w:tabs>
              <w:tab w:val="clear" w:pos="720"/>
              <w:tab w:val="right" w:pos="9350" w:leader="dot"/>
            </w:tabs>
            <w:rPr/>
          </w:pPr>
          <w:r>
            <w:rPr/>
            <w:t>2.3.4 Automation of Review Updating and AI-Assisted Reviews</w:t>
            <w:tab/>
            <w:t>13</w:t>
          </w:r>
        </w:p>
        <w:p>
          <w:pPr>
            <w:pStyle w:val="TOC3"/>
            <w:tabs>
              <w:tab w:val="clear" w:pos="720"/>
              <w:tab w:val="right" w:pos="9350" w:leader="dot"/>
            </w:tabs>
            <w:rPr/>
          </w:pPr>
          <w:r>
            <w:rPr/>
            <w:t>2.3.5 Critical Synthesis of the Automation Literature</w:t>
            <w:tab/>
            <w:t>14</w:t>
          </w:r>
        </w:p>
        <w:p>
          <w:pPr>
            <w:pStyle w:val="TOC2"/>
            <w:tabs>
              <w:tab w:val="clear" w:pos="720"/>
              <w:tab w:val="right" w:pos="9350" w:leader="dot"/>
            </w:tabs>
            <w:rPr/>
          </w:pPr>
          <w:r>
            <w:rPr/>
            <w:t>2.4 Machine Learning and Natural Language Processing Techniques</w:t>
            <w:tab/>
            <w:t>14</w:t>
          </w:r>
        </w:p>
        <w:p>
          <w:pPr>
            <w:pStyle w:val="TOC3"/>
            <w:tabs>
              <w:tab w:val="clear" w:pos="720"/>
              <w:tab w:val="right" w:pos="9350" w:leader="dot"/>
            </w:tabs>
            <w:rPr/>
          </w:pPr>
          <w:r>
            <w:rPr/>
            <w:t>2.4.1 Supervised Classification Algorithms</w:t>
            <w:tab/>
            <w:t>14</w:t>
          </w:r>
        </w:p>
        <w:p>
          <w:pPr>
            <w:pStyle w:val="TOC3"/>
            <w:tabs>
              <w:tab w:val="clear" w:pos="720"/>
              <w:tab w:val="right" w:pos="9350" w:leader="dot"/>
            </w:tabs>
            <w:rPr/>
          </w:pPr>
          <w:r>
            <w:rPr/>
            <w:t>2.4.2 Intuition Behind the Principal Classifiers</w:t>
            <w:tab/>
            <w:t>15</w:t>
          </w:r>
        </w:p>
        <w:p>
          <w:pPr>
            <w:pStyle w:val="TOC3"/>
            <w:tabs>
              <w:tab w:val="clear" w:pos="720"/>
              <w:tab w:val="right" w:pos="9350" w:leader="dot"/>
            </w:tabs>
            <w:rPr/>
          </w:pPr>
          <w:r>
            <w:rPr/>
            <w:t>2.4.3 Text Representation and Embeddings</w:t>
            <w:tab/>
            <w:t>16</w:t>
          </w:r>
        </w:p>
        <w:p>
          <w:pPr>
            <w:pStyle w:val="TOC3"/>
            <w:tabs>
              <w:tab w:val="clear" w:pos="720"/>
              <w:tab w:val="right" w:pos="9350" w:leader="dot"/>
            </w:tabs>
            <w:rPr/>
          </w:pPr>
          <w:r>
            <w:rPr/>
            <w:t>2.4.4 Transformer-Based Models</w:t>
            <w:tab/>
            <w:t>16</w:t>
          </w:r>
        </w:p>
        <w:p>
          <w:pPr>
            <w:pStyle w:val="TOC3"/>
            <w:tabs>
              <w:tab w:val="clear" w:pos="720"/>
              <w:tab w:val="right" w:pos="9350" w:leader="dot"/>
            </w:tabs>
            <w:rPr/>
          </w:pPr>
          <w:r>
            <w:rPr/>
            <w:t>2.4.5 Lexicon- and Pattern-Based Cue Extraction</w:t>
            <w:tab/>
            <w:t>17</w:t>
          </w:r>
        </w:p>
        <w:p>
          <w:pPr>
            <w:pStyle w:val="TOC3"/>
            <w:tabs>
              <w:tab w:val="clear" w:pos="720"/>
              <w:tab w:val="right" w:pos="9350" w:leader="dot"/>
            </w:tabs>
            <w:rPr/>
          </w:pPr>
          <w:r>
            <w:rPr/>
            <w:t>2.4.6 Topic Modelling Approaches</w:t>
            <w:tab/>
            <w:t>17</w:t>
          </w:r>
        </w:p>
        <w:p>
          <w:pPr>
            <w:pStyle w:val="TOC3"/>
            <w:tabs>
              <w:tab w:val="clear" w:pos="720"/>
              <w:tab w:val="right" w:pos="9350" w:leader="dot"/>
            </w:tabs>
            <w:rPr/>
          </w:pPr>
          <w:r>
            <w:rPr/>
            <w:t>2.4.7 Evaluation Metrics</w:t>
            <w:tab/>
            <w:t>18</w:t>
          </w:r>
        </w:p>
        <w:p>
          <w:pPr>
            <w:pStyle w:val="TOC3"/>
            <w:tabs>
              <w:tab w:val="clear" w:pos="720"/>
              <w:tab w:val="right" w:pos="9350" w:leader="dot"/>
            </w:tabs>
            <w:rPr/>
          </w:pPr>
          <w:r>
            <w:rPr/>
            <w:t>2.4.8 Model Selection, Cross-Validation and Generalisation</w:t>
            <w:tab/>
            <w:t>18</w:t>
          </w:r>
        </w:p>
        <w:p>
          <w:pPr>
            <w:pStyle w:val="TOC3"/>
            <w:tabs>
              <w:tab w:val="clear" w:pos="720"/>
              <w:tab w:val="right" w:pos="9350" w:leader="dot"/>
            </w:tabs>
            <w:rPr/>
          </w:pPr>
          <w:r>
            <w:rPr/>
            <w:t>2.4.9 Synthesis: From Techniques to Pipeline</w:t>
            <w:tab/>
            <w:t>19</w:t>
          </w:r>
        </w:p>
        <w:p>
          <w:pPr>
            <w:pStyle w:val="TOC2"/>
            <w:tabs>
              <w:tab w:val="clear" w:pos="720"/>
              <w:tab w:val="right" w:pos="9350" w:leader="dot"/>
            </w:tabs>
            <w:rPr/>
          </w:pPr>
          <w:r>
            <w:rPr/>
            <w:t>2.5 Related Work</w:t>
            <w:tab/>
            <w:t>19</w:t>
          </w:r>
        </w:p>
        <w:p>
          <w:pPr>
            <w:pStyle w:val="TOC2"/>
            <w:tabs>
              <w:tab w:val="clear" w:pos="720"/>
              <w:tab w:val="right" w:pos="9350" w:leader="dot"/>
            </w:tabs>
            <w:rPr/>
          </w:pPr>
          <w:r>
            <w:rPr/>
            <w:t>2.6 Research Gap</w:t>
            <w:tab/>
            <w:t>21</w:t>
          </w:r>
        </w:p>
        <w:p>
          <w:pPr>
            <w:pStyle w:val="TOC1"/>
            <w:tabs>
              <w:tab w:val="clear" w:pos="720"/>
              <w:tab w:val="right" w:pos="9350" w:leader="dot"/>
            </w:tabs>
            <w:rPr/>
          </w:pPr>
          <w:r>
            <w:rPr/>
            <w:t>CHAPTER THREE</w:t>
            <w:tab/>
            <w:t>22</w:t>
          </w:r>
        </w:p>
        <w:p>
          <w:pPr>
            <w:pStyle w:val="TOC2"/>
            <w:tabs>
              <w:tab w:val="clear" w:pos="720"/>
              <w:tab w:val="right" w:pos="9350" w:leader="dot"/>
            </w:tabs>
            <w:rPr/>
          </w:pPr>
          <w:r>
            <w:rPr/>
            <w:t>3.1 Introduction</w:t>
            <w:tab/>
            <w:t>22</w:t>
          </w:r>
        </w:p>
        <w:p>
          <w:pPr>
            <w:pStyle w:val="TOC2"/>
            <w:tabs>
              <w:tab w:val="clear" w:pos="720"/>
              <w:tab w:val="right" w:pos="9350" w:leader="dot"/>
            </w:tabs>
            <w:rPr/>
          </w:pPr>
          <w:r>
            <w:rPr/>
            <w:t>3.2 Research Design</w:t>
            <w:tab/>
            <w:t>22</w:t>
          </w:r>
        </w:p>
        <w:p>
          <w:pPr>
            <w:pStyle w:val="TOC2"/>
            <w:tabs>
              <w:tab w:val="clear" w:pos="720"/>
              <w:tab w:val="right" w:pos="9350" w:leader="dot"/>
            </w:tabs>
            <w:rPr/>
          </w:pPr>
          <w:r>
            <w:rPr/>
            <w:t>3.3 Study Area</w:t>
            <w:tab/>
            <w:t>22</w:t>
          </w:r>
        </w:p>
        <w:p>
          <w:pPr>
            <w:pStyle w:val="TOC2"/>
            <w:tabs>
              <w:tab w:val="clear" w:pos="720"/>
              <w:tab w:val="right" w:pos="9350" w:leader="dot"/>
            </w:tabs>
            <w:rPr/>
          </w:pPr>
          <w:r>
            <w:rPr/>
            <w:t>3.4 Research Approach and Method</w:t>
            <w:tab/>
            <w:t>22</w:t>
          </w:r>
        </w:p>
        <w:p>
          <w:pPr>
            <w:pStyle w:val="TOC2"/>
            <w:tabs>
              <w:tab w:val="clear" w:pos="720"/>
              <w:tab w:val="right" w:pos="9350" w:leader="dot"/>
            </w:tabs>
            <w:rPr/>
          </w:pPr>
          <w:r>
            <w:rPr/>
            <w:t>3.5 Data Collection and the Manually Annotated Baseline</w:t>
            <w:tab/>
            <w:t>23</w:t>
          </w:r>
        </w:p>
        <w:p>
          <w:pPr>
            <w:pStyle w:val="TOC2"/>
            <w:tabs>
              <w:tab w:val="clear" w:pos="720"/>
              <w:tab w:val="right" w:pos="9350" w:leader="dot"/>
            </w:tabs>
            <w:rPr/>
          </w:pPr>
          <w:r>
            <w:rPr/>
            <w:t>3.6 Metadata Features for Mapping</w:t>
            <w:tab/>
            <w:t>24</w:t>
          </w:r>
        </w:p>
        <w:p>
          <w:pPr>
            <w:pStyle w:val="TOC2"/>
            <w:tabs>
              <w:tab w:val="clear" w:pos="720"/>
              <w:tab w:val="right" w:pos="9350" w:leader="dot"/>
            </w:tabs>
            <w:rPr/>
          </w:pPr>
          <w:r>
            <w:rPr/>
            <w:t>3.7 Data Preparation</w:t>
            <w:tab/>
            <w:t>24</w:t>
          </w:r>
        </w:p>
        <w:p>
          <w:pPr>
            <w:pStyle w:val="TOC2"/>
            <w:tabs>
              <w:tab w:val="clear" w:pos="720"/>
              <w:tab w:val="right" w:pos="9350" w:leader="dot"/>
            </w:tabs>
            <w:rPr/>
          </w:pPr>
          <w:r>
            <w:rPr/>
            <w:t>3.8 Text Representation and Feature Engineering</w:t>
            <w:tab/>
            <w:t>25</w:t>
          </w:r>
        </w:p>
        <w:p>
          <w:pPr>
            <w:pStyle w:val="TOC2"/>
            <w:tabs>
              <w:tab w:val="clear" w:pos="720"/>
              <w:tab w:val="right" w:pos="9350" w:leader="dot"/>
            </w:tabs>
            <w:rPr/>
          </w:pPr>
          <w:r>
            <w:rPr/>
            <w:t>3.9 Model Selection and Training</w:t>
            <w:tab/>
            <w:t>25</w:t>
          </w:r>
        </w:p>
        <w:p>
          <w:pPr>
            <w:pStyle w:val="TOC2"/>
            <w:tabs>
              <w:tab w:val="clear" w:pos="720"/>
              <w:tab w:val="right" w:pos="9350" w:leader="dot"/>
            </w:tabs>
            <w:rPr/>
          </w:pPr>
          <w:r>
            <w:rPr/>
            <w:t>3.10 Model Evaluation</w:t>
            <w:tab/>
            <w:t>26</w:t>
          </w:r>
        </w:p>
        <w:p>
          <w:pPr>
            <w:pStyle w:val="TOC2"/>
            <w:tabs>
              <w:tab w:val="clear" w:pos="720"/>
              <w:tab w:val="right" w:pos="9350" w:leader="dot"/>
            </w:tabs>
            <w:rPr/>
          </w:pPr>
          <w:r>
            <w:rPr/>
            <w:t>3.11 Tools and Materials</w:t>
            <w:tab/>
            <w:t>27</w:t>
          </w:r>
        </w:p>
        <w:p>
          <w:pPr>
            <w:pStyle w:val="TOC2"/>
            <w:tabs>
              <w:tab w:val="clear" w:pos="720"/>
              <w:tab w:val="right" w:pos="9350" w:leader="dot"/>
            </w:tabs>
            <w:rPr/>
          </w:pPr>
          <w:r>
            <w:rPr/>
            <w:t>3.12 Ethical Considerations</w:t>
            <w:tab/>
            <w:t>27</w:t>
          </w:r>
        </w:p>
        <w:p>
          <w:pPr>
            <w:pStyle w:val="TOC2"/>
            <w:tabs>
              <w:tab w:val="clear" w:pos="720"/>
              <w:tab w:val="right" w:pos="9350" w:leader="dot"/>
            </w:tabs>
            <w:rPr/>
          </w:pPr>
          <w:r>
            <w:rPr/>
            <w:t>3.13 Detailed Data-Science Lifecycle Stages</w:t>
            <w:tab/>
            <w:t>27</w:t>
          </w:r>
        </w:p>
        <w:p>
          <w:pPr>
            <w:pStyle w:val="TOC3"/>
            <w:tabs>
              <w:tab w:val="clear" w:pos="720"/>
              <w:tab w:val="right" w:pos="9350" w:leader="dot"/>
            </w:tabs>
            <w:rPr/>
          </w:pPr>
          <w:r>
            <w:rPr/>
            <w:t>3.13.1 Business and Process Understanding</w:t>
            <w:tab/>
            <w:t>27</w:t>
          </w:r>
        </w:p>
        <w:p>
          <w:pPr>
            <w:pStyle w:val="TOC3"/>
            <w:tabs>
              <w:tab w:val="clear" w:pos="720"/>
              <w:tab w:val="right" w:pos="9350" w:leader="dot"/>
            </w:tabs>
            <w:rPr/>
          </w:pPr>
          <w:r>
            <w:rPr/>
            <w:t>3.13.2 Data Acquisition and Understanding</w:t>
            <w:tab/>
            <w:t>28</w:t>
          </w:r>
        </w:p>
        <w:p>
          <w:pPr>
            <w:pStyle w:val="TOC3"/>
            <w:tabs>
              <w:tab w:val="clear" w:pos="720"/>
              <w:tab w:val="right" w:pos="9350" w:leader="dot"/>
            </w:tabs>
            <w:rPr/>
          </w:pPr>
          <w:r>
            <w:rPr/>
            <w:t>3.13.3 Data Preprocessing</w:t>
            <w:tab/>
            <w:t>28</w:t>
          </w:r>
        </w:p>
        <w:p>
          <w:pPr>
            <w:pStyle w:val="TOC3"/>
            <w:tabs>
              <w:tab w:val="clear" w:pos="720"/>
              <w:tab w:val="right" w:pos="9350" w:leader="dot"/>
            </w:tabs>
            <w:rPr/>
          </w:pPr>
          <w:r>
            <w:rPr/>
            <w:t>3.13.4 Data Analysis</w:t>
            <w:tab/>
            <w:t>28</w:t>
          </w:r>
        </w:p>
        <w:p>
          <w:pPr>
            <w:pStyle w:val="TOC3"/>
            <w:tabs>
              <w:tab w:val="clear" w:pos="720"/>
              <w:tab w:val="right" w:pos="9350" w:leader="dot"/>
            </w:tabs>
            <w:rPr/>
          </w:pPr>
          <w:r>
            <w:rPr/>
            <w:t>3.13.5 Modelling</w:t>
            <w:tab/>
            <w:t>28</w:t>
          </w:r>
        </w:p>
        <w:p>
          <w:pPr>
            <w:pStyle w:val="TOC3"/>
            <w:tabs>
              <w:tab w:val="clear" w:pos="720"/>
              <w:tab w:val="right" w:pos="9350" w:leader="dot"/>
            </w:tabs>
            <w:rPr/>
          </w:pPr>
          <w:r>
            <w:rPr/>
            <w:t>3.13.6 Deployment and Evaluation</w:t>
            <w:tab/>
            <w:t>28</w:t>
          </w:r>
        </w:p>
        <w:p>
          <w:pPr>
            <w:pStyle w:val="TOC2"/>
            <w:tabs>
              <w:tab w:val="clear" w:pos="720"/>
              <w:tab w:val="right" w:pos="9350" w:leader="dot"/>
            </w:tabs>
            <w:rPr/>
          </w:pPr>
          <w:r>
            <w:rPr/>
            <w:t>3.14 Requirements of the Pipeline</w:t>
            <w:tab/>
            <w:t>29</w:t>
          </w:r>
        </w:p>
        <w:p>
          <w:pPr>
            <w:pStyle w:val="TOC2"/>
            <w:tabs>
              <w:tab w:val="clear" w:pos="720"/>
              <w:tab w:val="right" w:pos="9350" w:leader="dot"/>
            </w:tabs>
            <w:rPr/>
          </w:pPr>
          <w:r>
            <w:rPr/>
            <w:t>3.15 Detailed Preprocessing Steps</w:t>
            <w:tab/>
            <w:t>29</w:t>
          </w:r>
        </w:p>
        <w:p>
          <w:pPr>
            <w:pStyle w:val="TOC2"/>
            <w:tabs>
              <w:tab w:val="clear" w:pos="720"/>
              <w:tab w:val="right" w:pos="9350" w:leader="dot"/>
            </w:tabs>
            <w:rPr/>
          </w:pPr>
          <w:r>
            <w:rPr/>
            <w:t>3.16 Evaluation Metric Definitions</w:t>
            <w:tab/>
            <w:t>30</w:t>
          </w:r>
        </w:p>
        <w:p>
          <w:pPr>
            <w:pStyle w:val="TOC2"/>
            <w:tabs>
              <w:tab w:val="clear" w:pos="720"/>
              <w:tab w:val="right" w:pos="9350" w:leader="dot"/>
            </w:tabs>
            <w:rPr/>
          </w:pPr>
          <w:r>
            <w:rPr/>
            <w:t>3.17 Classifier Configurations</w:t>
            <w:tab/>
            <w:t>30</w:t>
          </w:r>
        </w:p>
        <w:p>
          <w:pPr>
            <w:pStyle w:val="TOC2"/>
            <w:tabs>
              <w:tab w:val="clear" w:pos="720"/>
              <w:tab w:val="right" w:pos="9350" w:leader="dot"/>
            </w:tabs>
            <w:rPr/>
          </w:pPr>
          <w:r>
            <w:rPr/>
            <w:t>3.18 Handling of the Manual Labels</w:t>
            <w:tab/>
            <w:t>31</w:t>
          </w:r>
        </w:p>
        <w:p>
          <w:pPr>
            <w:pStyle w:val="TOC2"/>
            <w:tabs>
              <w:tab w:val="clear" w:pos="720"/>
              <w:tab w:val="right" w:pos="9350" w:leader="dot"/>
            </w:tabs>
            <w:rPr/>
          </w:pPr>
          <w:r>
            <w:rPr/>
            <w:t>3.19 Confidence Threshold and Human-in-the-Loop Mode</w:t>
            <w:tab/>
            <w:t>31</w:t>
          </w:r>
        </w:p>
        <w:p>
          <w:pPr>
            <w:pStyle w:val="TOC2"/>
            <w:tabs>
              <w:tab w:val="clear" w:pos="720"/>
              <w:tab w:val="right" w:pos="9350" w:leader="dot"/>
            </w:tabs>
            <w:rPr/>
          </w:pPr>
          <w:r>
            <w:rPr/>
            <w:t>3.20 Validity-Preserving Design Choices</w:t>
            <w:tab/>
            <w:t>32</w:t>
          </w:r>
        </w:p>
        <w:p>
          <w:pPr>
            <w:pStyle w:val="TOC1"/>
            <w:tabs>
              <w:tab w:val="clear" w:pos="720"/>
              <w:tab w:val="right" w:pos="9350" w:leader="dot"/>
            </w:tabs>
            <w:rPr/>
          </w:pPr>
          <w:r>
            <w:rPr/>
            <w:t>CHAPTER FOUR</w:t>
            <w:tab/>
            <w:t>33</w:t>
          </w:r>
        </w:p>
        <w:p>
          <w:pPr>
            <w:pStyle w:val="TOC2"/>
            <w:tabs>
              <w:tab w:val="clear" w:pos="720"/>
              <w:tab w:val="right" w:pos="9350" w:leader="dot"/>
            </w:tabs>
            <w:rPr/>
          </w:pPr>
          <w:r>
            <w:rPr/>
            <w:t>4.1 Introduction</w:t>
            <w:tab/>
            <w:t>33</w:t>
          </w:r>
        </w:p>
        <w:p>
          <w:pPr>
            <w:pStyle w:val="TOC2"/>
            <w:tabs>
              <w:tab w:val="clear" w:pos="720"/>
              <w:tab w:val="right" w:pos="9350" w:leader="dot"/>
            </w:tabs>
            <w:rPr/>
          </w:pPr>
          <w:r>
            <w:rPr/>
            <w:t>4.2 Conceptual Framework</w:t>
            <w:tab/>
            <w:t>33</w:t>
          </w:r>
        </w:p>
        <w:p>
          <w:pPr>
            <w:pStyle w:val="TOC2"/>
            <w:tabs>
              <w:tab w:val="clear" w:pos="720"/>
              <w:tab w:val="right" w:pos="9350" w:leader="dot"/>
            </w:tabs>
            <w:rPr/>
          </w:pPr>
          <w:r>
            <w:rPr/>
            <w:t>4.3 Overview of the Pipeline Architecture</w:t>
            <w:tab/>
            <w:t>34</w:t>
          </w:r>
        </w:p>
        <w:p>
          <w:pPr>
            <w:pStyle w:val="TOC2"/>
            <w:tabs>
              <w:tab w:val="clear" w:pos="720"/>
              <w:tab w:val="right" w:pos="9350" w:leader="dot"/>
            </w:tabs>
            <w:rPr/>
          </w:pPr>
          <w:r>
            <w:rPr/>
            <w:t>4.4 Document Ingestion and Text Extraction</w:t>
            <w:tab/>
            <w:t>35</w:t>
          </w:r>
        </w:p>
        <w:p>
          <w:pPr>
            <w:pStyle w:val="TOC2"/>
            <w:tabs>
              <w:tab w:val="clear" w:pos="720"/>
              <w:tab w:val="right" w:pos="9350" w:leader="dot"/>
            </w:tabs>
            <w:rPr/>
          </w:pPr>
          <w:r>
            <w:rPr/>
            <w:t>4.5 Preprocessing Module</w:t>
            <w:tab/>
            <w:t>36</w:t>
          </w:r>
        </w:p>
        <w:p>
          <w:pPr>
            <w:pStyle w:val="TOC2"/>
            <w:tabs>
              <w:tab w:val="clear" w:pos="720"/>
              <w:tab w:val="right" w:pos="9350" w:leader="dot"/>
            </w:tabs>
            <w:rPr/>
          </w:pPr>
          <w:r>
            <w:rPr/>
            <w:t>4.6 Zero-Shot Facet Assignment Module</w:t>
            <w:tab/>
            <w:t>37</w:t>
          </w:r>
        </w:p>
        <w:p>
          <w:pPr>
            <w:pStyle w:val="TOC2"/>
            <w:tabs>
              <w:tab w:val="clear" w:pos="720"/>
              <w:tab w:val="right" w:pos="9350" w:leader="dot"/>
            </w:tabs>
            <w:rPr/>
          </w:pPr>
          <w:r>
            <w:rPr/>
            <w:t>4.7 Supervised Facet Classification Module</w:t>
            <w:tab/>
            <w:t>38</w:t>
          </w:r>
        </w:p>
        <w:p>
          <w:pPr>
            <w:pStyle w:val="TOC2"/>
            <w:tabs>
              <w:tab w:val="clear" w:pos="720"/>
              <w:tab w:val="right" w:pos="9350" w:leader="dot"/>
            </w:tabs>
            <w:rPr/>
          </w:pPr>
          <w:r>
            <w:rPr/>
            <w:t>4.8 Thematic Topic Modelling Module</w:t>
            <w:tab/>
            <w:t>39</w:t>
          </w:r>
        </w:p>
        <w:p>
          <w:pPr>
            <w:pStyle w:val="TOC2"/>
            <w:tabs>
              <w:tab w:val="clear" w:pos="720"/>
              <w:tab w:val="right" w:pos="9350" w:leader="dot"/>
            </w:tabs>
            <w:rPr/>
          </w:pPr>
          <w:r>
            <w:rPr/>
            <w:t>4.9 Map Generation and Visualisation Module</w:t>
            <w:tab/>
            <w:t>40</w:t>
          </w:r>
        </w:p>
        <w:p>
          <w:pPr>
            <w:pStyle w:val="TOC2"/>
            <w:tabs>
              <w:tab w:val="clear" w:pos="720"/>
              <w:tab w:val="right" w:pos="9350" w:leader="dot"/>
            </w:tabs>
            <w:rPr/>
          </w:pPr>
          <w:r>
            <w:rPr/>
            <w:t>4.10 Corpus Characteristics</w:t>
            <w:tab/>
            <w:t>40</w:t>
          </w:r>
        </w:p>
        <w:p>
          <w:pPr>
            <w:pStyle w:val="TOC2"/>
            <w:tabs>
              <w:tab w:val="clear" w:pos="720"/>
              <w:tab w:val="right" w:pos="9350" w:leader="dot"/>
            </w:tabs>
            <w:rPr/>
          </w:pPr>
          <w:r>
            <w:rPr/>
            <w:t>4.11 Implementation Environment</w:t>
            <w:tab/>
            <w:t>41</w:t>
          </w:r>
        </w:p>
        <w:p>
          <w:pPr>
            <w:pStyle w:val="TOC2"/>
            <w:tabs>
              <w:tab w:val="clear" w:pos="720"/>
              <w:tab w:val="right" w:pos="9350" w:leader="dot"/>
            </w:tabs>
            <w:rPr/>
          </w:pPr>
          <w:r>
            <w:rPr/>
            <w:t>4.12 Functional and Non-Functional Requirements</w:t>
            <w:tab/>
            <w:t>42</w:t>
          </w:r>
        </w:p>
        <w:p>
          <w:pPr>
            <w:pStyle w:val="TOC2"/>
            <w:tabs>
              <w:tab w:val="clear" w:pos="720"/>
              <w:tab w:val="right" w:pos="9350" w:leader="dot"/>
            </w:tabs>
            <w:rPr/>
          </w:pPr>
          <w:r>
            <w:rPr/>
            <w:t>4.13 Thematic and Map-Generation Algorithms</w:t>
            <w:tab/>
            <w:t>42</w:t>
          </w:r>
        </w:p>
        <w:p>
          <w:pPr>
            <w:pStyle w:val="TOC2"/>
            <w:tabs>
              <w:tab w:val="clear" w:pos="720"/>
              <w:tab w:val="right" w:pos="9350" w:leader="dot"/>
            </w:tabs>
            <w:rPr/>
          </w:pPr>
          <w:r>
            <w:rPr/>
            <w:t>4.14 Worked Example of the End-to-End Flow</w:t>
            <w:tab/>
            <w:t>43</w:t>
          </w:r>
        </w:p>
        <w:p>
          <w:pPr>
            <w:pStyle w:val="TOC2"/>
            <w:tabs>
              <w:tab w:val="clear" w:pos="720"/>
              <w:tab w:val="right" w:pos="9350" w:leader="dot"/>
            </w:tabs>
            <w:rPr/>
          </w:pPr>
          <w:r>
            <w:rPr/>
            <w:t>4.15 Testing and Validation of the Pipeline</w:t>
            <w:tab/>
            <w:t>43</w:t>
          </w:r>
        </w:p>
        <w:p>
          <w:pPr>
            <w:pStyle w:val="TOC2"/>
            <w:tabs>
              <w:tab w:val="clear" w:pos="720"/>
              <w:tab w:val="right" w:pos="9350" w:leader="dot"/>
            </w:tabs>
            <w:rPr/>
          </w:pPr>
          <w:r>
            <w:rPr/>
            <w:t>4.16 Output Data Schema</w:t>
            <w:tab/>
            <w:t>44</w:t>
          </w:r>
        </w:p>
        <w:p>
          <w:pPr>
            <w:pStyle w:val="TOC1"/>
            <w:tabs>
              <w:tab w:val="clear" w:pos="720"/>
              <w:tab w:val="right" w:pos="9350" w:leader="dot"/>
            </w:tabs>
            <w:rPr/>
          </w:pPr>
          <w:r>
            <w:rPr/>
            <w:t>CHAPTER FIVE</w:t>
            <w:tab/>
            <w:t>46</w:t>
          </w:r>
        </w:p>
        <w:p>
          <w:pPr>
            <w:pStyle w:val="TOC2"/>
            <w:tabs>
              <w:tab w:val="clear" w:pos="720"/>
              <w:tab w:val="right" w:pos="9350" w:leader="dot"/>
            </w:tabs>
            <w:rPr/>
          </w:pPr>
          <w:r>
            <w:rPr/>
            <w:t>5.1 Introduction</w:t>
            <w:tab/>
            <w:t>46</w:t>
          </w:r>
        </w:p>
        <w:p>
          <w:pPr>
            <w:pStyle w:val="TOC2"/>
            <w:tabs>
              <w:tab w:val="clear" w:pos="720"/>
              <w:tab w:val="right" w:pos="9350" w:leader="dot"/>
            </w:tabs>
            <w:rPr/>
          </w:pPr>
          <w:r>
            <w:rPr/>
            <w:t>5.2 Experimental Setup and Dataset</w:t>
            <w:tab/>
            <w:t>46</w:t>
          </w:r>
        </w:p>
        <w:p>
          <w:pPr>
            <w:pStyle w:val="TOC2"/>
            <w:tabs>
              <w:tab w:val="clear" w:pos="720"/>
              <w:tab w:val="right" w:pos="9350" w:leader="dot"/>
            </w:tabs>
            <w:rPr/>
          </w:pPr>
          <w:r>
            <w:rPr/>
            <w:t>5.3 Metadata Extraction Results</w:t>
            <w:tab/>
            <w:t>47</w:t>
          </w:r>
        </w:p>
        <w:p>
          <w:pPr>
            <w:pStyle w:val="TOC2"/>
            <w:tabs>
              <w:tab w:val="clear" w:pos="720"/>
              <w:tab w:val="right" w:pos="9350" w:leader="dot"/>
            </w:tabs>
            <w:rPr/>
          </w:pPr>
          <w:r>
            <w:rPr/>
            <w:t>5.4 Facet Labelling Results against Manual Annotation</w:t>
            <w:tab/>
            <w:t>48</w:t>
          </w:r>
        </w:p>
        <w:p>
          <w:pPr>
            <w:pStyle w:val="TOC2"/>
            <w:tabs>
              <w:tab w:val="clear" w:pos="720"/>
              <w:tab w:val="right" w:pos="9350" w:leader="dot"/>
            </w:tabs>
            <w:rPr/>
          </w:pPr>
          <w:r>
            <w:rPr/>
            <w:t>5.5 Supervised Facet Classification Results</w:t>
            <w:tab/>
            <w:t>50</w:t>
          </w:r>
        </w:p>
        <w:p>
          <w:pPr>
            <w:pStyle w:val="TOC2"/>
            <w:tabs>
              <w:tab w:val="clear" w:pos="720"/>
              <w:tab w:val="right" w:pos="9350" w:leader="dot"/>
            </w:tabs>
            <w:rPr/>
          </w:pPr>
          <w:r>
            <w:rPr/>
            <w:t>5.6 Thematic Topic Modelling Results</w:t>
            <w:tab/>
            <w:t>52</w:t>
          </w:r>
        </w:p>
        <w:p>
          <w:pPr>
            <w:pStyle w:val="TOC2"/>
            <w:tabs>
              <w:tab w:val="clear" w:pos="720"/>
              <w:tab w:val="right" w:pos="9350" w:leader="dot"/>
            </w:tabs>
            <w:rPr/>
          </w:pPr>
          <w:r>
            <w:rPr/>
            <w:t>5.7 The Systematic Map</w:t>
            <w:tab/>
            <w:t>53</w:t>
          </w:r>
        </w:p>
        <w:p>
          <w:pPr>
            <w:pStyle w:val="TOC2"/>
            <w:tabs>
              <w:tab w:val="clear" w:pos="720"/>
              <w:tab w:val="right" w:pos="9350" w:leader="dot"/>
            </w:tabs>
            <w:rPr/>
          </w:pPr>
          <w:r>
            <w:rPr/>
            <w:t>5.8 Comparison with the Manual Baseline</w:t>
            <w:tab/>
            <w:t>54</w:t>
          </w:r>
        </w:p>
        <w:p>
          <w:pPr>
            <w:pStyle w:val="TOC2"/>
            <w:tabs>
              <w:tab w:val="clear" w:pos="720"/>
              <w:tab w:val="right" w:pos="9350" w:leader="dot"/>
            </w:tabs>
            <w:rPr/>
          </w:pPr>
          <w:r>
            <w:rPr/>
            <w:t>5.9 Evaluation of the Human-in-the-Loop Flag</w:t>
            <w:tab/>
            <w:t>56</w:t>
          </w:r>
        </w:p>
        <w:p>
          <w:pPr>
            <w:pStyle w:val="TOC2"/>
            <w:tabs>
              <w:tab w:val="clear" w:pos="720"/>
              <w:tab w:val="right" w:pos="9350" w:leader="dot"/>
            </w:tabs>
            <w:rPr/>
          </w:pPr>
          <w:r>
            <w:rPr/>
            <w:t>5.10 Discussion</w:t>
            <w:tab/>
            <w:t>57</w:t>
          </w:r>
        </w:p>
        <w:p>
          <w:pPr>
            <w:pStyle w:val="TOC2"/>
            <w:tabs>
              <w:tab w:val="clear" w:pos="720"/>
              <w:tab w:val="right" w:pos="9350" w:leader="dot"/>
            </w:tabs>
            <w:rPr/>
          </w:pPr>
          <w:r>
            <w:rPr/>
            <w:t>5.11 Threats to Validity</w:t>
            <w:tab/>
            <w:t>58</w:t>
          </w:r>
        </w:p>
        <w:p>
          <w:pPr>
            <w:pStyle w:val="TOC3"/>
            <w:tabs>
              <w:tab w:val="clear" w:pos="720"/>
              <w:tab w:val="right" w:pos="9350" w:leader="dot"/>
            </w:tabs>
            <w:rPr/>
          </w:pPr>
          <w:r>
            <w:rPr/>
            <w:t>5.11.1 Construct Validity</w:t>
            <w:tab/>
            <w:t>58</w:t>
          </w:r>
        </w:p>
        <w:p>
          <w:pPr>
            <w:pStyle w:val="TOC3"/>
            <w:tabs>
              <w:tab w:val="clear" w:pos="720"/>
              <w:tab w:val="right" w:pos="9350" w:leader="dot"/>
            </w:tabs>
            <w:rPr/>
          </w:pPr>
          <w:r>
            <w:rPr/>
            <w:t>5.11.2 Internal Validity</w:t>
            <w:tab/>
            <w:t>59</w:t>
          </w:r>
        </w:p>
        <w:p>
          <w:pPr>
            <w:pStyle w:val="TOC3"/>
            <w:tabs>
              <w:tab w:val="clear" w:pos="720"/>
              <w:tab w:val="right" w:pos="9350" w:leader="dot"/>
            </w:tabs>
            <w:rPr/>
          </w:pPr>
          <w:r>
            <w:rPr/>
            <w:t>5.11.3 External Validity</w:t>
            <w:tab/>
            <w:t>59</w:t>
          </w:r>
        </w:p>
        <w:p>
          <w:pPr>
            <w:pStyle w:val="TOC3"/>
            <w:tabs>
              <w:tab w:val="clear" w:pos="720"/>
              <w:tab w:val="right" w:pos="9350" w:leader="dot"/>
            </w:tabs>
            <w:rPr/>
          </w:pPr>
          <w:r>
            <w:rPr/>
            <w:t>5.11.4 Reliability</w:t>
            <w:tab/>
            <w:t>59</w:t>
          </w:r>
        </w:p>
        <w:p>
          <w:pPr>
            <w:pStyle w:val="TOC2"/>
            <w:tabs>
              <w:tab w:val="clear" w:pos="720"/>
              <w:tab w:val="right" w:pos="9350" w:leader="dot"/>
            </w:tabs>
            <w:rPr/>
          </w:pPr>
          <w:r>
            <w:rPr/>
            <w:t>5.12 Detailed Per-Class Results</w:t>
            <w:tab/>
            <w:t>60</w:t>
          </w:r>
        </w:p>
        <w:p>
          <w:pPr>
            <w:pStyle w:val="TOC2"/>
            <w:tabs>
              <w:tab w:val="clear" w:pos="720"/>
              <w:tab w:val="right" w:pos="9350" w:leader="dot"/>
            </w:tabs>
            <w:rPr/>
          </w:pPr>
          <w:r>
            <w:rPr/>
            <w:t>5.13 Error Analysis</w:t>
            <w:tab/>
            <w:t>61</w:t>
          </w:r>
        </w:p>
        <w:p>
          <w:pPr>
            <w:pStyle w:val="TOC3"/>
            <w:tabs>
              <w:tab w:val="clear" w:pos="720"/>
              <w:tab w:val="right" w:pos="9350" w:leader="dot"/>
            </w:tabs>
            <w:rPr/>
          </w:pPr>
          <w:r>
            <w:rPr/>
            <w:t>5.13.1 Illustrative Cases</w:t>
            <w:tab/>
            <w:t>62</w:t>
          </w:r>
        </w:p>
        <w:p>
          <w:pPr>
            <w:pStyle w:val="TOC2"/>
            <w:tabs>
              <w:tab w:val="clear" w:pos="720"/>
              <w:tab w:val="right" w:pos="9350" w:leader="dot"/>
            </w:tabs>
            <w:rPr/>
          </w:pPr>
          <w:r>
            <w:rPr/>
            <w:t>5.14 Comparison with the Literature</w:t>
            <w:tab/>
            <w:t>63</w:t>
          </w:r>
        </w:p>
        <w:p>
          <w:pPr>
            <w:pStyle w:val="TOC2"/>
            <w:tabs>
              <w:tab w:val="clear" w:pos="720"/>
              <w:tab w:val="right" w:pos="9350" w:leader="dot"/>
            </w:tabs>
            <w:rPr/>
          </w:pPr>
          <w:r>
            <w:rPr/>
            <w:t>5.15 Implications for Practice</w:t>
            <w:tab/>
            <w:t>63</w:t>
          </w:r>
        </w:p>
        <w:p>
          <w:pPr>
            <w:pStyle w:val="TOC1"/>
            <w:tabs>
              <w:tab w:val="clear" w:pos="720"/>
              <w:tab w:val="right" w:pos="9350" w:leader="dot"/>
            </w:tabs>
            <w:rPr/>
          </w:pPr>
          <w:r>
            <w:rPr/>
            <w:t>CHAPTER SIX</w:t>
            <w:tab/>
            <w:t>65</w:t>
          </w:r>
        </w:p>
        <w:p>
          <w:pPr>
            <w:pStyle w:val="TOC2"/>
            <w:tabs>
              <w:tab w:val="clear" w:pos="720"/>
              <w:tab w:val="right" w:pos="9350" w:leader="dot"/>
            </w:tabs>
            <w:rPr/>
          </w:pPr>
          <w:r>
            <w:rPr/>
            <w:t>6.1 Introduction</w:t>
            <w:tab/>
            <w:t>65</w:t>
          </w:r>
        </w:p>
        <w:p>
          <w:pPr>
            <w:pStyle w:val="TOC2"/>
            <w:tabs>
              <w:tab w:val="clear" w:pos="720"/>
              <w:tab w:val="right" w:pos="9350" w:leader="dot"/>
            </w:tabs>
            <w:rPr/>
          </w:pPr>
          <w:r>
            <w:rPr/>
            <w:t>6.2 Conclusion</w:t>
            <w:tab/>
            <w:t>65</w:t>
          </w:r>
        </w:p>
        <w:p>
          <w:pPr>
            <w:pStyle w:val="TOC2"/>
            <w:tabs>
              <w:tab w:val="clear" w:pos="720"/>
              <w:tab w:val="right" w:pos="9350" w:leader="dot"/>
            </w:tabs>
            <w:rPr/>
          </w:pPr>
          <w:r>
            <w:rPr/>
            <w:t>6.3 Answers to the Research Questions</w:t>
            <w:tab/>
            <w:t>66</w:t>
          </w:r>
        </w:p>
        <w:p>
          <w:pPr>
            <w:pStyle w:val="TOC2"/>
            <w:tabs>
              <w:tab w:val="clear" w:pos="720"/>
              <w:tab w:val="right" w:pos="9350" w:leader="dot"/>
            </w:tabs>
            <w:rPr/>
          </w:pPr>
          <w:r>
            <w:rPr/>
            <w:t>6.4 Research Contributions</w:t>
            <w:tab/>
            <w:t>67</w:t>
          </w:r>
        </w:p>
        <w:p>
          <w:pPr>
            <w:pStyle w:val="TOC2"/>
            <w:tabs>
              <w:tab w:val="clear" w:pos="720"/>
              <w:tab w:val="right" w:pos="9350" w:leader="dot"/>
            </w:tabs>
            <w:rPr/>
          </w:pPr>
          <w:r>
            <w:rPr/>
            <w:t>6.5 Limitations of the Study</w:t>
            <w:tab/>
            <w:t>67</w:t>
          </w:r>
        </w:p>
        <w:p>
          <w:pPr>
            <w:pStyle w:val="TOC2"/>
            <w:tabs>
              <w:tab w:val="clear" w:pos="720"/>
              <w:tab w:val="right" w:pos="9350" w:leader="dot"/>
            </w:tabs>
            <w:rPr/>
          </w:pPr>
          <w:r>
            <w:rPr/>
            <w:t>6.6 Recommendations for Future Work</w:t>
            <w:tab/>
            <w:t>68</w:t>
          </w:r>
        </w:p>
        <w:p>
          <w:pPr>
            <w:pStyle w:val="TOC2"/>
            <w:tabs>
              <w:tab w:val="clear" w:pos="720"/>
              <w:tab w:val="right" w:pos="9350" w:leader="dot"/>
            </w:tabs>
            <w:rPr/>
          </w:pPr>
          <w:r>
            <w:rPr/>
            <w:t>6.7 Recommendations for Stakeholders</w:t>
            <w:tab/>
            <w:t>69</w:t>
          </w:r>
        </w:p>
        <w:p>
          <w:pPr>
            <w:pStyle w:val="TOC2"/>
            <w:tabs>
              <w:tab w:val="clear" w:pos="720"/>
              <w:tab w:val="right" w:pos="9350" w:leader="dot"/>
            </w:tabs>
            <w:rPr/>
          </w:pPr>
          <w:r>
            <w:rPr/>
            <w:t>6.8 Concluding Remarks</w:t>
            <w:tab/>
            <w:t>69</w:t>
          </w:r>
        </w:p>
        <w:p>
          <w:pPr>
            <w:pStyle w:val="TOC1"/>
            <w:tabs>
              <w:tab w:val="clear" w:pos="720"/>
              <w:tab w:val="right" w:pos="9350" w:leader="dot"/>
            </w:tabs>
            <w:rPr/>
          </w:pPr>
          <w:r>
            <w:rPr/>
            <w:t>REFERENCES</w:t>
            <w:tab/>
            <w:t>71</w:t>
          </w:r>
        </w:p>
        <w:p>
          <w:pPr>
            <w:pStyle w:val="TOC1"/>
            <w:tabs>
              <w:tab w:val="clear" w:pos="720"/>
              <w:tab w:val="right" w:pos="9350" w:leader="dot"/>
            </w:tabs>
            <w:rPr/>
          </w:pPr>
          <w:r>
            <w:rPr/>
            <w:t>APPENDICES</w:t>
            <w:tab/>
            <w:t>75</w:t>
          </w:r>
        </w:p>
        <w:p>
          <w:pPr>
            <w:pStyle w:val="TOC2"/>
            <w:tabs>
              <w:tab w:val="clear" w:pos="720"/>
              <w:tab w:val="right" w:pos="9350" w:leader="dot"/>
            </w:tabs>
            <w:rPr/>
          </w:pPr>
          <w:r>
            <w:rPr/>
            <w:t>Appendix I: Facet Category Definitions</w:t>
            <w:tab/>
            <w:t>75</w:t>
          </w:r>
        </w:p>
        <w:p>
          <w:pPr>
            <w:pStyle w:val="TOC2"/>
            <w:tabs>
              <w:tab w:val="clear" w:pos="720"/>
              <w:tab w:val="right" w:pos="9350" w:leader="dot"/>
            </w:tabs>
            <w:rPr/>
          </w:pPr>
          <w:r>
            <w:rPr/>
            <w:t>Appendix II: Pipeline Configuration Summary</w:t>
            <w:tab/>
            <w:t>75</w:t>
          </w:r>
        </w:p>
        <w:p>
          <w:pPr>
            <w:pStyle w:val="TOC2"/>
            <w:tabs>
              <w:tab w:val="clear" w:pos="720"/>
              <w:tab w:val="right" w:pos="9350" w:leader="dot"/>
            </w:tabs>
            <w:rPr/>
          </w:pPr>
          <w:r>
            <w:rPr/>
            <w:t>Appendix III: Mapping of Objectives to Research Gaps and Chapters</w:t>
            <w:tab/>
            <w:t>76</w:t>
          </w:r>
        </w:p>
        <w:p>
          <w:pPr>
            <w:pStyle w:val="TOC2"/>
            <w:tabs>
              <w:tab w:val="clear" w:pos="720"/>
              <w:tab w:val="right" w:pos="9350" w:leader="dot"/>
            </w:tabs>
            <w:rPr/>
          </w:pPr>
          <w:r>
            <w:rPr/>
            <w:t>Appendix IV: Facet Classification Codebook</w:t>
            <w:tab/>
            <w:t>76</w:t>
          </w:r>
        </w:p>
        <w:p>
          <w:pPr>
            <w:pStyle w:val="TOC3"/>
            <w:tabs>
              <w:tab w:val="clear" w:pos="720"/>
              <w:tab w:val="right" w:pos="9350" w:leader="dot"/>
            </w:tabs>
            <w:rPr/>
          </w:pPr>
          <w:r>
            <w:rPr/>
            <w:t>Research Type Facet</w:t>
            <w:tab/>
            <w:t>76</w:t>
          </w:r>
        </w:p>
        <w:p>
          <w:pPr>
            <w:pStyle w:val="TOC3"/>
            <w:tabs>
              <w:tab w:val="clear" w:pos="720"/>
              <w:tab w:val="right" w:pos="9350" w:leader="dot"/>
            </w:tabs>
            <w:rPr/>
          </w:pPr>
          <w:r>
            <w:rPr/>
            <w:t>Contribution Type Facet</w:t>
            <w:tab/>
            <w:t>77</w:t>
          </w:r>
        </w:p>
        <w:p>
          <w:pPr>
            <w:pStyle w:val="TOC3"/>
            <w:tabs>
              <w:tab w:val="clear" w:pos="720"/>
              <w:tab w:val="right" w:pos="9350" w:leader="dot"/>
            </w:tabs>
            <w:rPr/>
          </w:pPr>
          <w:r>
            <w:rPr/>
            <w:t>Evaluation Method Facet</w:t>
            <w:tab/>
            <w:t>78</w:t>
          </w:r>
        </w:p>
        <w:p>
          <w:pPr>
            <w:pStyle w:val="TOC2"/>
            <w:tabs>
              <w:tab w:val="clear" w:pos="720"/>
              <w:tab w:val="right" w:pos="9350" w:leader="dot"/>
            </w:tabs>
            <w:rPr/>
          </w:pPr>
          <w:r>
            <w:rPr/>
            <w:t>Appendix V: Sample of Extraction Records with Manual Labels</w:t>
            <w:tab/>
            <w:t>78</w:t>
          </w:r>
        </w:p>
        <w:p>
          <w:pPr>
            <w:pStyle w:val="TOC2"/>
            <w:tabs>
              <w:tab w:val="clear" w:pos="720"/>
              <w:tab w:val="right" w:pos="9350" w:leader="dot"/>
            </w:tabs>
            <w:rPr/>
          </w:pPr>
          <w:r>
            <w:rPr/>
            <w:t>Appendix VI: Hyperparameter Search Spaces</w:t>
            <w:tab/>
            <w:t>80</w:t>
          </w:r>
        </w:p>
        <w:p>
          <w:pPr>
            <w:pStyle w:val="TOC2"/>
            <w:tabs>
              <w:tab w:val="clear" w:pos="720"/>
              <w:tab w:val="right" w:pos="9350" w:leader="dot"/>
            </w:tabs>
            <w:rPr/>
          </w:pPr>
          <w:r>
            <w:rPr/>
            <w:t>Appendix VII: Corpus Composition Summary</w:t>
            <w:tab/>
            <w:t>81</w:t>
          </w:r>
        </w:p>
        <w:p>
          <w:pPr>
            <w:pStyle w:val="TOC2"/>
            <w:tabs>
              <w:tab w:val="clear" w:pos="720"/>
              <w:tab w:val="right" w:pos="9350" w:leader="dot"/>
            </w:tabs>
            <w:rPr/>
          </w:pPr>
          <w:r>
            <w:rPr/>
            <w:t>Appendix VIII: Operational Definitions of Key Terms</w:t>
            <w:tab/>
            <w:t>82</w:t>
          </w:r>
          <w:r>
            <w:rPr/>
            <w:fldChar w:fldCharType="end"/>
          </w:r>
        </w:p>
      </w:sdtContent>
    </w:sdt>
    <w:p>
      <w:pPr>
        <w:pStyle w:val="Normal"/>
        <w:widowControl/>
        <w:bidi w:val="0"/>
        <w:spacing w:lineRule="auto" w:line="360" w:before="0" w:after="0"/>
        <w:jc w:val="left"/>
        <w:rPr/>
      </w:pPr>
      <w:r>
        <w:rPr/>
      </w:r>
      <w:r>
        <w:br w:type="page"/>
      </w:r>
    </w:p>
    <w:p>
      <w:pPr>
        <w:pStyle w:val="Heading1"/>
        <w:spacing w:before="120" w:after="240"/>
        <w:jc w:val="center"/>
        <w:rPr/>
      </w:pPr>
      <w:bookmarkStart w:id="7" w:name="_Toc233635205"/>
      <w:r>
        <w:rPr/>
        <w:t>LIST OF TABLES</w:t>
      </w:r>
      <w:bookmarkEnd w:id="7"/>
    </w:p>
    <w:p>
      <w:pPr>
        <w:pStyle w:val="TableofFigures"/>
        <w:tabs>
          <w:tab w:val="clear" w:pos="720"/>
          <w:tab w:val="right" w:pos="9350" w:leader="dot"/>
        </w:tabs>
        <w:rPr/>
      </w:pPr>
      <w:r>
        <w:fldChar w:fldCharType="begin"/>
      </w:r>
      <w:r>
        <w:rPr/>
        <w:instrText xml:space="preserve"> TOC \c \h </w:instrText>
      </w:r>
      <w:r>
        <w:rPr/>
        <w:fldChar w:fldCharType="separate"/>
      </w:r>
      <w:sdt>
        <w:sdtPr>
          <w:alias w:val="List of Tables"/>
          <w:id w:val="-831069882"/>
          <w:text/>
        </w:sdtPr>
        <w:sdtContent>
          <w:r>
            <w:rPr/>
          </w:r>
          <w:r>
            <w:rPr/>
            <w:t>Summary of related work on review and mapping automation.</w:t>
            <w:tab/>
            <w:t>19</w:t>
          </w:r>
        </w:sdtContent>
      </w:sdt>
    </w:p>
    <w:p>
      <w:pPr>
        <w:pStyle w:val="TableofFigures"/>
        <w:tabs>
          <w:tab w:val="clear" w:pos="720"/>
          <w:tab w:val="right" w:pos="9350" w:leader="dot"/>
        </w:tabs>
        <w:rPr/>
      </w:pPr>
      <w:r>
        <w:rPr/>
        <w:t>Classification facets and categories used in the mapping.</w:t>
        <w:tab/>
        <w:t>24</w:t>
      </w:r>
    </w:p>
    <w:p>
      <w:pPr>
        <w:pStyle w:val="TableofFigures"/>
        <w:tabs>
          <w:tab w:val="clear" w:pos="720"/>
          <w:tab w:val="right" w:pos="9350" w:leader="dot"/>
        </w:tabs>
        <w:rPr/>
      </w:pPr>
      <w:r>
        <w:rPr/>
        <w:t>Summary of classifier configurations explored.</w:t>
        <w:tab/>
        <w:t>30</w:t>
      </w:r>
    </w:p>
    <w:p>
      <w:pPr>
        <w:pStyle w:val="TableofFigures"/>
        <w:tabs>
          <w:tab w:val="clear" w:pos="720"/>
          <w:tab w:val="right" w:pos="9350" w:leader="dot"/>
        </w:tabs>
        <w:rPr/>
      </w:pPr>
      <w:r>
        <w:rPr/>
        <w:t>Output data schema of the classified portfolio (sms_results.csv).</w:t>
        <w:tab/>
        <w:t>44</w:t>
      </w:r>
    </w:p>
    <w:p>
      <w:pPr>
        <w:pStyle w:val="TableofFigures"/>
        <w:tabs>
          <w:tab w:val="clear" w:pos="720"/>
          <w:tab w:val="right" w:pos="9350" w:leader="dot"/>
        </w:tabs>
        <w:rPr/>
      </w:pPr>
      <w:r>
        <w:rPr/>
        <w:t>Composition of the corpus by research type: manual labels versus pipeline labels.</w:t>
        <w:tab/>
        <w:t>46</w:t>
      </w:r>
    </w:p>
    <w:p>
      <w:pPr>
        <w:pStyle w:val="TableofFigures"/>
        <w:tabs>
          <w:tab w:val="clear" w:pos="720"/>
          <w:tab w:val="right" w:pos="9350" w:leader="dot"/>
        </w:tabs>
        <w:rPr/>
      </w:pPr>
      <w:r>
        <w:rPr/>
        <w:t>Descriptive metadata extraction coverage.</w:t>
        <w:tab/>
        <w:t>48</w:t>
      </w:r>
    </w:p>
    <w:p>
      <w:pPr>
        <w:pStyle w:val="TableofFigures"/>
        <w:tabs>
          <w:tab w:val="clear" w:pos="720"/>
          <w:tab w:val="right" w:pos="9350" w:leader="dot"/>
        </w:tabs>
        <w:rPr/>
      </w:pPr>
      <w:r>
        <w:rPr/>
        <w:t>Agreement of the facet assignment module with the published manual mapping, per facet.</w:t>
        <w:tab/>
        <w:t>48</w:t>
      </w:r>
    </w:p>
    <w:p>
      <w:pPr>
        <w:pStyle w:val="TableofFigures"/>
        <w:tabs>
          <w:tab w:val="clear" w:pos="720"/>
          <w:tab w:val="right" w:pos="9350" w:leader="dot"/>
        </w:tabs>
        <w:rPr/>
      </w:pPr>
      <w:r>
        <w:rPr/>
        <w:t>Best supervised configuration per facet under stratified five-fold cross-validation.</w:t>
        <w:tab/>
        <w:t>50</w:t>
      </w:r>
    </w:p>
    <w:p>
      <w:pPr>
        <w:pStyle w:val="TableofFigures"/>
        <w:tabs>
          <w:tab w:val="clear" w:pos="720"/>
          <w:tab w:val="right" w:pos="9350" w:leader="dot"/>
        </w:tabs>
        <w:rPr/>
      </w:pPr>
      <w:r>
        <w:rPr/>
        <w:t>Feature-set ablation: best macro-F1 over classifiers for each feature set and facet.</w:t>
        <w:tab/>
        <w:t>51</w:t>
      </w:r>
    </w:p>
    <w:p>
      <w:pPr>
        <w:pStyle w:val="TableofFigures"/>
        <w:tabs>
          <w:tab w:val="clear" w:pos="720"/>
          <w:tab w:val="right" w:pos="9350" w:leader="dot"/>
        </w:tabs>
        <w:rPr/>
      </w:pPr>
      <w:r>
        <w:rPr/>
        <w:t>Induced thematic clusters and their leading descriptors (thematic module, Colab run).</w:t>
        <w:tab/>
        <w:t>52</w:t>
      </w:r>
    </w:p>
    <w:p>
      <w:pPr>
        <w:pStyle w:val="TableofFigures"/>
        <w:tabs>
          <w:tab w:val="clear" w:pos="720"/>
          <w:tab w:val="right" w:pos="9350" w:leader="dot"/>
        </w:tabs>
        <w:rPr/>
      </w:pPr>
      <w:r>
        <w:rPr/>
        <w:t>Distributional agreement between the pipeline's facet distribution and the manual classification of Binamungu and Maro (2023).</w:t>
        <w:tab/>
        <w:t>55</w:t>
      </w:r>
    </w:p>
    <w:p>
      <w:pPr>
        <w:pStyle w:val="TableofFigures"/>
        <w:tabs>
          <w:tab w:val="clear" w:pos="720"/>
          <w:tab w:val="right" w:pos="9350" w:leader="dot"/>
        </w:tabs>
        <w:rPr/>
      </w:pPr>
      <w:r>
        <w:rPr/>
        <w:t>Summary of the evaluation outcomes.</w:t>
        <w:tab/>
        <w:t>56</w:t>
      </w:r>
    </w:p>
    <w:p>
      <w:pPr>
        <w:pStyle w:val="TableofFigures"/>
        <w:tabs>
          <w:tab w:val="clear" w:pos="720"/>
          <w:tab w:val="right" w:pos="9350" w:leader="dot"/>
        </w:tabs>
        <w:rPr/>
      </w:pPr>
      <w:r>
        <w:rPr/>
        <w:t>Recoverability of flagged versus unflagged assignments, per facet.</w:t>
        <w:tab/>
        <w:t>57</w:t>
      </w:r>
    </w:p>
    <w:p>
      <w:pPr>
        <w:pStyle w:val="TableofFigures"/>
        <w:tabs>
          <w:tab w:val="clear" w:pos="720"/>
          <w:tab w:val="right" w:pos="9350" w:leader="dot"/>
        </w:tabs>
        <w:rPr/>
      </w:pPr>
      <w:r>
        <w:rPr/>
        <w:t>Per-class results for the contribution-type facet (assigned labels; F1 under cross-validation in the last column).</w:t>
        <w:tab/>
        <w:t>60</w:t>
      </w:r>
    </w:p>
    <w:p>
      <w:pPr>
        <w:pStyle w:val="TableofFigures"/>
        <w:tabs>
          <w:tab w:val="clear" w:pos="720"/>
          <w:tab w:val="right" w:pos="9350" w:leader="dot"/>
        </w:tabs>
        <w:rPr/>
      </w:pPr>
      <w:r>
        <w:rPr/>
        <w:t>Per-class results for the evaluation-method facet (assigned labels; F1 under cross-validation in the last column).</w:t>
        <w:tab/>
        <w:t>60</w:t>
      </w:r>
    </w:p>
    <w:p>
      <w:pPr>
        <w:pStyle w:val="TableofFigures"/>
        <w:tabs>
          <w:tab w:val="clear" w:pos="720"/>
          <w:tab w:val="right" w:pos="9350" w:leader="dot"/>
        </w:tabs>
        <w:rPr/>
      </w:pPr>
      <w:r>
        <w:rPr/>
        <w:t>Recurrent error patterns and their mitigation.</w:t>
        <w:tab/>
        <w:t>62</w:t>
      </w:r>
      <w:r>
        <w:rPr/>
        <w:fldChar w:fldCharType="end"/>
      </w:r>
    </w:p>
    <w:p>
      <w:pPr>
        <w:pStyle w:val="Normal"/>
        <w:rPr/>
      </w:pPr>
      <w:r>
        <w:rPr/>
      </w:r>
      <w:r>
        <w:br w:type="page"/>
      </w:r>
    </w:p>
    <w:p>
      <w:pPr>
        <w:pStyle w:val="Heading1"/>
        <w:spacing w:before="120" w:after="240"/>
        <w:jc w:val="center"/>
        <w:rPr/>
      </w:pPr>
      <w:bookmarkStart w:id="8" w:name="_Toc233635206"/>
      <w:r>
        <w:rPr/>
        <w:t>LIST OF FIGURES</w:t>
      </w:r>
      <w:bookmarkEnd w:id="8"/>
    </w:p>
    <w:p>
      <w:pPr>
        <w:pStyle w:val="TableofFigures"/>
        <w:tabs>
          <w:tab w:val="clear" w:pos="720"/>
          <w:tab w:val="right" w:pos="9350" w:leader="dot"/>
        </w:tabs>
        <w:rPr>
          <w:rFonts w:ascii="Calibri" w:hAnsi="Calibri" w:eastAsia="" w:cs="" w:asciiTheme="minorHAnsi" w:cstheme="minorBidi" w:eastAsiaTheme="minorEastAsia" w:hAnsiTheme="minorHAnsi"/>
          <w:kern w:val="2"/>
          <w14:ligatures w14:val="standardContextual"/>
        </w:rPr>
      </w:pPr>
      <w:r>
        <w:fldChar w:fldCharType="begin"/>
      </w:r>
      <w:r>
        <w:rPr>
          <w:kern w:val="2"/>
          <w:rFonts w:eastAsia="" w:cs="" w:ascii="Calibri" w:hAnsi="Calibri"/>
        </w:rPr>
        <w:instrText xml:space="preserve"> TOC \c \h </w:instrText>
      </w:r>
      <w:r>
        <w:rPr>
          <w:kern w:val="2"/>
          <w:rFonts w:eastAsia="" w:cs="" w:ascii="Calibri" w:hAnsi="Calibri"/>
        </w:rPr>
        <w:fldChar w:fldCharType="separate"/>
      </w:r>
      <w:sdt>
        <w:sdtPr>
          <w:alias w:val="List of Figures"/>
          <w:id w:val="-1380699340"/>
          <w:text/>
        </w:sdtPr>
        <w:sdtContent>
          <w:r>
            <w:rPr>
              <w:rFonts w:eastAsia="" w:cs="" w:ascii="Calibri" w:hAnsi="Calibri" w:asciiTheme="minorHAnsi" w:cstheme="minorBidi" w:eastAsiaTheme="minorEastAsia" w:hAnsiTheme="minorHAnsi"/>
              <w:kern w:val="2"/>
              <w14:ligatures w14:val="standardContextual"/>
            </w:rPr>
          </w:r>
          <w:r>
            <w:rPr>
              <w:rFonts w:eastAsia="" w:cs="" w:ascii="Calibri" w:hAnsi="Calibri" w:asciiTheme="minorHAnsi" w:cstheme="minorBidi" w:eastAsiaTheme="minorEastAsia" w:hAnsiTheme="minorHAnsi"/>
              <w:kern w:val="2"/>
              <w14:ligatures w14:val="standardContextual"/>
            </w:rPr>
            <w:t>The systematic mapping process (adapted from Petersen et al., 2015).</w:t>
            <w:tab/>
            <w:t>9</w:t>
          </w:r>
        </w:sdtContent>
      </w:sdt>
    </w:p>
    <w:p>
      <w:pPr>
        <w:pStyle w:val="TableofFigures"/>
        <w:tabs>
          <w:tab w:val="clear" w:pos="720"/>
          <w:tab w:val="right" w:pos="9350" w:leader="dot"/>
        </w:tabs>
        <w:rPr>
          <w:rFonts w:ascii="Calibri" w:hAnsi="Calibri" w:eastAsia="" w:cs="" w:asciiTheme="minorHAnsi" w:cstheme="minorBidi" w:eastAsiaTheme="minorEastAsia" w:hAnsiTheme="minorHAnsi"/>
          <w:kern w:val="2"/>
          <w14:ligatures w14:val="standardContextual"/>
        </w:rPr>
      </w:pPr>
      <w:r>
        <w:rPr/>
        <w:t>The six-stage data-science lifecycle followed by the study.</w:t>
        <w:tab/>
        <w:t>23</w:t>
      </w:r>
    </w:p>
    <w:p>
      <w:pPr>
        <w:pStyle w:val="TableofFigures"/>
        <w:tabs>
          <w:tab w:val="clear" w:pos="720"/>
          <w:tab w:val="right" w:pos="9350" w:leader="dot"/>
        </w:tabs>
        <w:rPr>
          <w:rFonts w:ascii="Calibri" w:hAnsi="Calibri" w:eastAsia="" w:cs="" w:asciiTheme="minorHAnsi" w:cstheme="minorBidi" w:eastAsiaTheme="minorEastAsia" w:hAnsiTheme="minorHAnsi"/>
          <w:kern w:val="2"/>
          <w14:ligatures w14:val="standardContextual"/>
        </w:rPr>
      </w:pPr>
      <w:r>
        <w:rPr/>
        <w:t>Conceptual framework linking publication metadata, machine learning components and evaluation.</w:t>
        <w:tab/>
        <w:t>34</w:t>
      </w:r>
    </w:p>
    <w:p>
      <w:pPr>
        <w:pStyle w:val="TableofFigures"/>
        <w:tabs>
          <w:tab w:val="clear" w:pos="720"/>
          <w:tab w:val="right" w:pos="9350" w:leader="dot"/>
        </w:tabs>
        <w:rPr>
          <w:rFonts w:ascii="Calibri" w:hAnsi="Calibri" w:eastAsia="" w:cs="" w:asciiTheme="minorHAnsi" w:cstheme="minorBidi" w:eastAsiaTheme="minorEastAsia" w:hAnsiTheme="minorHAnsi"/>
          <w:kern w:val="2"/>
          <w14:ligatures w14:val="standardContextual"/>
        </w:rPr>
      </w:pPr>
      <w:r>
        <w:rPr/>
        <w:t>Architecture of the SMS automation pipeline.</w:t>
        <w:tab/>
        <w:t>35</w:t>
      </w:r>
    </w:p>
    <w:p>
      <w:pPr>
        <w:pStyle w:val="TableofFigures"/>
        <w:tabs>
          <w:tab w:val="clear" w:pos="720"/>
          <w:tab w:val="right" w:pos="9350" w:leader="dot"/>
        </w:tabs>
        <w:rPr>
          <w:rFonts w:ascii="Calibri" w:hAnsi="Calibri" w:eastAsia="" w:cs="" w:asciiTheme="minorHAnsi" w:cstheme="minorBidi" w:eastAsiaTheme="minorEastAsia" w:hAnsiTheme="minorHAnsi"/>
          <w:kern w:val="2"/>
          <w14:ligatures w14:val="standardContextual"/>
        </w:rPr>
      </w:pPr>
      <w:r>
        <w:rPr/>
        <w:t>Output of the facet assignment module for one primary study, with the matched cue phrases as evidence and the manual labels for comparison.</w:t>
        <w:tab/>
        <w:t>37</w:t>
      </w:r>
    </w:p>
    <w:p>
      <w:pPr>
        <w:pStyle w:val="TableofFigures"/>
        <w:tabs>
          <w:tab w:val="clear" w:pos="720"/>
          <w:tab w:val="right" w:pos="9350" w:leader="dot"/>
        </w:tabs>
        <w:rPr>
          <w:rFonts w:ascii="Calibri" w:hAnsi="Calibri" w:eastAsia="" w:cs="" w:asciiTheme="minorHAnsi" w:cstheme="minorBidi" w:eastAsiaTheme="minorEastAsia" w:hAnsiTheme="minorHAnsi"/>
          <w:kern w:val="2"/>
          <w14:ligatures w14:val="standardContextual"/>
        </w:rPr>
      </w:pPr>
      <w:r>
        <w:rPr/>
        <w:t>Distribution of primary-study length in words (n = 122).</w:t>
        <w:tab/>
        <w:t>41</w:t>
      </w:r>
    </w:p>
    <w:p>
      <w:pPr>
        <w:pStyle w:val="TableofFigures"/>
        <w:tabs>
          <w:tab w:val="clear" w:pos="720"/>
          <w:tab w:val="right" w:pos="9350" w:leader="dot"/>
        </w:tabs>
        <w:rPr>
          <w:rFonts w:ascii="Calibri" w:hAnsi="Calibri" w:eastAsia="" w:cs="" w:asciiTheme="minorHAnsi" w:cstheme="minorBidi" w:eastAsiaTheme="minorEastAsia" w:hAnsiTheme="minorHAnsi"/>
          <w:kern w:val="2"/>
          <w14:ligatures w14:val="standardContextual"/>
        </w:rPr>
      </w:pPr>
      <w:r>
        <w:rPr/>
        <w:t>Distribution of primary studies across the three facets: manual labels versus pipeline labels (n = 122).</w:t>
        <w:tab/>
        <w:t>47</w:t>
      </w:r>
    </w:p>
    <w:p>
      <w:pPr>
        <w:pStyle w:val="TableofFigures"/>
        <w:tabs>
          <w:tab w:val="clear" w:pos="720"/>
          <w:tab w:val="right" w:pos="9350" w:leader="dot"/>
        </w:tabs>
        <w:rPr>
          <w:rFonts w:ascii="Calibri" w:hAnsi="Calibri" w:eastAsia="" w:cs="" w:asciiTheme="minorHAnsi" w:cstheme="minorBidi" w:eastAsiaTheme="minorEastAsia" w:hAnsiTheme="minorHAnsi"/>
          <w:kern w:val="2"/>
          <w14:ligatures w14:val="standardContextual"/>
        </w:rPr>
      </w:pPr>
      <w:r>
        <w:rPr/>
        <w:t>Macro- and micro-F1 of the internal validation, per facet.</w:t>
        <w:tab/>
        <w:t>49</w:t>
      </w:r>
    </w:p>
    <w:p>
      <w:pPr>
        <w:pStyle w:val="TableofFigures"/>
        <w:tabs>
          <w:tab w:val="clear" w:pos="720"/>
          <w:tab w:val="right" w:pos="9350" w:leader="dot"/>
        </w:tabs>
        <w:rPr>
          <w:rFonts w:ascii="Calibri" w:hAnsi="Calibri" w:eastAsia="" w:cs="" w:asciiTheme="minorHAnsi" w:cstheme="minorBidi" w:eastAsiaTheme="minorEastAsia" w:hAnsiTheme="minorHAnsi"/>
          <w:kern w:val="2"/>
          <w14:ligatures w14:val="standardContextual"/>
        </w:rPr>
      </w:pPr>
      <w:r>
        <w:rPr/>
        <w:t>Confusion matrix of the facet assignment module for the research-type facet (rows: manual label; columns: pipeline label).</w:t>
        <w:tab/>
        <w:t>50</w:t>
      </w:r>
    </w:p>
    <w:p>
      <w:pPr>
        <w:pStyle w:val="TableofFigures"/>
        <w:tabs>
          <w:tab w:val="clear" w:pos="720"/>
          <w:tab w:val="right" w:pos="9350" w:leader="dot"/>
        </w:tabs>
        <w:rPr>
          <w:rFonts w:ascii="Calibri" w:hAnsi="Calibri" w:eastAsia="" w:cs="" w:asciiTheme="minorHAnsi" w:cstheme="minorBidi" w:eastAsiaTheme="minorEastAsia" w:hAnsiTheme="minorHAnsi"/>
          <w:kern w:val="2"/>
          <w14:ligatures w14:val="standardContextual"/>
        </w:rPr>
      </w:pPr>
      <w:r>
        <w:rPr/>
        <w:t>Feature-set ablation for the supervised facet classifiers (best macro-F1 over classifiers).</w:t>
        <w:tab/>
        <w:t>51</w:t>
      </w:r>
    </w:p>
    <w:p>
      <w:pPr>
        <w:pStyle w:val="TableofFigures"/>
        <w:tabs>
          <w:tab w:val="clear" w:pos="720"/>
          <w:tab w:val="right" w:pos="9350" w:leader="dot"/>
        </w:tabs>
        <w:rPr>
          <w:rFonts w:ascii="Calibri" w:hAnsi="Calibri" w:eastAsia="" w:cs="" w:asciiTheme="minorHAnsi" w:cstheme="minorBidi" w:eastAsiaTheme="minorEastAsia" w:hAnsiTheme="minorHAnsi"/>
          <w:kern w:val="2"/>
          <w14:ligatures w14:val="standardContextual"/>
        </w:rPr>
      </w:pPr>
      <w:r>
        <w:rPr/>
        <w:t>Thematic clusters discovered by the thematic module, with outliers shown separately (Colab run).</w:t>
        <w:tab/>
        <w:t>53</w:t>
      </w:r>
    </w:p>
    <w:p>
      <w:pPr>
        <w:pStyle w:val="TableofFigures"/>
        <w:tabs>
          <w:tab w:val="clear" w:pos="720"/>
          <w:tab w:val="right" w:pos="9350" w:leader="dot"/>
        </w:tabs>
        <w:rPr>
          <w:rFonts w:ascii="Calibri" w:hAnsi="Calibri" w:eastAsia="" w:cs="" w:asciiTheme="minorHAnsi" w:cstheme="minorBidi" w:eastAsiaTheme="minorEastAsia" w:hAnsiTheme="minorHAnsi"/>
          <w:kern w:val="2"/>
          <w14:ligatures w14:val="standardContextual"/>
        </w:rPr>
      </w:pPr>
      <w:r>
        <w:rPr/>
        <w:t>Automatically generated systematic map: contribution type versus research type (n = 122).</w:t>
        <w:tab/>
        <w:t>54</w:t>
      </w:r>
    </w:p>
    <w:p>
      <w:pPr>
        <w:pStyle w:val="TableofFigures"/>
        <w:tabs>
          <w:tab w:val="clear" w:pos="720"/>
          <w:tab w:val="right" w:pos="9350" w:leader="dot"/>
        </w:tabs>
        <w:rPr>
          <w:rFonts w:ascii="Calibri" w:hAnsi="Calibri" w:eastAsia="" w:cs="" w:asciiTheme="minorHAnsi" w:cstheme="minorBidi" w:eastAsiaTheme="minorEastAsia" w:hAnsiTheme="minorHAnsi"/>
          <w:kern w:val="2"/>
          <w14:ligatures w14:val="standardContextual"/>
        </w:rPr>
      </w:pPr>
      <w:r>
        <w:rPr/>
        <w:t>Per-study extraction-and-mapping effort: manual single-reviewer and dual extraction (Felizardo et al., 2024), the pipeline with review of flagged studies, and the fully automated pipeline (measured).</w:t>
        <w:tab/>
        <w:t>56</w:t>
      </w:r>
    </w:p>
    <w:p>
      <w:pPr>
        <w:pStyle w:val="TableofFigures"/>
        <w:tabs>
          <w:tab w:val="clear" w:pos="720"/>
          <w:tab w:val="right" w:pos="9350" w:leader="dot"/>
        </w:tabs>
        <w:rPr>
          <w:rFonts w:ascii="Calibri" w:hAnsi="Calibri" w:eastAsia="" w:cs="" w:asciiTheme="minorHAnsi" w:cstheme="minorBidi" w:eastAsiaTheme="minorEastAsia" w:hAnsiTheme="minorHAnsi"/>
          <w:kern w:val="2"/>
          <w14:ligatures w14:val="standardContextual"/>
        </w:rPr>
      </w:pPr>
      <w:r>
        <w:rPr/>
        <w:t>Per-class F1 of the internal validation, per facet.</w:t>
        <w:tab/>
        <w:t>61</w:t>
      </w:r>
      <w:r>
        <w:rPr/>
        <w:fldChar w:fldCharType="end"/>
      </w:r>
    </w:p>
    <w:p>
      <w:pPr>
        <w:sectPr>
          <w:footerReference w:type="even" r:id="rId2"/>
          <w:footerReference w:type="default" r:id="rId3"/>
          <w:type w:val="nextPage"/>
          <w:pgSz w:w="12240" w:h="15840"/>
          <w:pgMar w:left="1440" w:right="1440" w:gutter="0" w:header="0" w:top="1440" w:footer="708" w:bottom="1440"/>
          <w:pgNumType w:start="1" w:fmt="lowerRoman"/>
          <w:formProt w:val="false"/>
          <w:textDirection w:val="lrTb"/>
          <w:docGrid w:type="default" w:linePitch="360" w:charSpace="0"/>
        </w:sectPr>
        <w:pStyle w:val="Normal"/>
        <w:rPr/>
      </w:pPr>
      <w:r>
        <w:rPr/>
      </w:r>
      <w:r>
        <w:br w:type="page"/>
      </w:r>
    </w:p>
    <w:p>
      <w:pPr>
        <w:pStyle w:val="Heading1"/>
        <w:spacing w:before="240" w:after="60"/>
        <w:jc w:val="center"/>
        <w:rPr/>
      </w:pPr>
      <w:bookmarkStart w:id="9" w:name="_Toc233635207"/>
      <w:r>
        <w:rPr/>
        <w:t>CHAPTER ONE</w:t>
      </w:r>
      <w:bookmarkEnd w:id="9"/>
    </w:p>
    <w:p>
      <w:pPr>
        <w:pStyle w:val="Normal"/>
        <w:spacing w:before="0" w:after="240"/>
        <w:jc w:val="center"/>
        <w:rPr/>
      </w:pPr>
      <w:r>
        <w:rPr>
          <w:b/>
          <w:bCs/>
          <w:sz w:val="28"/>
          <w:szCs w:val="28"/>
        </w:rPr>
        <w:t>INTRODUCTION</w:t>
      </w:r>
    </w:p>
    <w:p>
      <w:pPr>
        <w:pStyle w:val="Heading2"/>
        <w:rPr/>
      </w:pPr>
      <w:bookmarkStart w:id="10" w:name="_Toc233635208"/>
      <w:r>
        <w:rPr/>
        <w:t>1.1 Background to the Study</w:t>
      </w:r>
      <w:bookmarkEnd w:id="10"/>
    </w:p>
    <w:p>
      <w:pPr>
        <w:pStyle w:val="Normal"/>
        <w:spacing w:before="0" w:after="160"/>
        <w:jc w:val="both"/>
        <w:rPr/>
      </w:pPr>
      <w:r>
        <w:rPr/>
        <w:t>Secondary studies synthesise existing primary studies rather than collecting new data, providing structured and reliable summaries of what is already known in a research area. Several types of secondary studies exist, including systematic literature reviews (SLRs), meta-analyses, and systematic mapping studies (SMSs). An SLR aims to identify relevant primary papers, extract the required data, and synthesise the results to answer specific research questions in depth, following a strict protocol that covers search strategy, selection criteria, and quality assessment. A meta-analysis statistically combines results from primary studies to produce generalisable evidence expressed as effect sizes and confidence intervals.</w:t>
      </w:r>
    </w:p>
    <w:p>
      <w:pPr>
        <w:pStyle w:val="Normal"/>
        <w:spacing w:before="0" w:after="160"/>
        <w:jc w:val="both"/>
        <w:rPr/>
      </w:pPr>
      <w:r>
        <w:rPr/>
        <w:t xml:space="preserve">A systematic mapping study, by contrast, is a methodology used to identify, categorise, and analyse a research topic by examining the quantity and type of research conducted and by revealing the gaps and opportunities in that area </w:t>
      </w:r>
      <w:r>
        <w:rPr>
          <w:i/>
          <w:iCs/>
        </w:rPr>
        <w:t>(Wolny et al., 2020)</w:t>
      </w:r>
      <w:r>
        <w:rPr/>
        <w:t xml:space="preserve">. It aims to provide an overview of a research field, and its expected outcome is a classified portfolio of publications that identifies the quantity of research, the available results, and the publication trends within the field </w:t>
      </w:r>
      <w:r>
        <w:rPr>
          <w:i/>
          <w:iCs/>
        </w:rPr>
        <w:t>(Rasheed et al., 2019)</w:t>
      </w:r>
      <w:r>
        <w:rPr/>
        <w:t xml:space="preserve">. In effect, an SMS offers a map-like visual summary of a research area, which is why mapping studies have become common across software engineering, medicine, pharmacy, and healthcare </w:t>
      </w:r>
      <w:r>
        <w:rPr>
          <w:i/>
          <w:iCs/>
        </w:rPr>
        <w:t>(Parashar et al., 2021)</w:t>
      </w:r>
      <w:r>
        <w:rPr/>
        <w:t>.</w:t>
      </w:r>
    </w:p>
    <w:p>
      <w:pPr>
        <w:pStyle w:val="Normal"/>
        <w:spacing w:before="0" w:after="160"/>
        <w:jc w:val="both"/>
        <w:rPr/>
      </w:pPr>
      <w:r>
        <w:rPr/>
        <w:t xml:space="preserve">Conducting an SMS involves five steps: the definition of research questions, the search for relevant studies, the screening of papers, keywording using abstracts, and data extraction and mapping </w:t>
      </w:r>
      <w:r>
        <w:rPr>
          <w:i/>
          <w:iCs/>
        </w:rPr>
        <w:t>(Petersen et al., 2015)</w:t>
      </w:r>
      <w:r>
        <w:rPr/>
        <w:t>. Each step contributes to the rigour and traceability of the final map, but the steps differ substantially in the human effort they demand. The fifth step, data extraction and mapping, is widely regarded as the most crucial and the most costly, because data are read from each paper, classified against a scheme and recorded in tables from which statistics and visual maps are produced.</w:t>
      </w:r>
    </w:p>
    <w:p>
      <w:pPr>
        <w:pStyle w:val="Normal"/>
        <w:spacing w:before="0" w:after="160"/>
        <w:jc w:val="both"/>
        <w:rPr/>
      </w:pPr>
      <w:r>
        <w:rPr/>
        <w:t>The distinction between these secondary study types matters for what automation must achieve. An SLR seeks to answer narrow questions by deeply synthesising outcome data, so automating it requires extracting fine-grained, study-specific results. An SMS instead seeks breadth, classifying many studies along a small number of categorical facets to chart a field. The data an SMS extracts are therefore largely categorical and structurally regular, which makes it a more tractable and more rewarding target for machine learning: the same classification scheme applies across the whole corpus, and success can be measured by agreement with documented expert labels.</w:t>
      </w:r>
    </w:p>
    <w:p>
      <w:pPr>
        <w:pStyle w:val="Normal"/>
        <w:spacing w:before="0" w:after="160"/>
        <w:jc w:val="both"/>
        <w:rPr/>
      </w:pPr>
      <w:r>
        <w:rPr/>
        <w:t>The growth of the scientific literature compounds the need for such automation. As the number of published primary studies in software engineering continues to rise, the manual effort required to map a field grows in proportion, and the window during which a map remains current shrinks. A method that reduces the per-study cost of extraction therefore does more than save time on a single study; it changes what is feasible, making it practical to construct larger maps and to keep them up to date as the literature evolves.</w:t>
      </w:r>
    </w:p>
    <w:p>
      <w:pPr>
        <w:pStyle w:val="Heading3"/>
        <w:rPr/>
      </w:pPr>
      <w:bookmarkStart w:id="11" w:name="_Toc233635210"/>
      <w:r>
        <w:rPr/>
        <w:t>1.1.1 The Challenges of Conducting an SMS Manually</w:t>
      </w:r>
      <w:bookmarkEnd w:id="11"/>
    </w:p>
    <w:p>
      <w:pPr>
        <w:pStyle w:val="Normal"/>
        <w:spacing w:before="0" w:after="160"/>
        <w:jc w:val="both"/>
        <w:rPr/>
      </w:pPr>
      <w:r>
        <w:rPr/>
        <w:t>Conducting a systematic mapping study manually poses several well-documented challenges, chief among them tediousness, error-proneness and difficulty of updating. Systematically reviewing and categorising a large body of literature is labour-intensive, and the volume of information makes manual processes susceptible to oversights. Among the five steps, data extraction is the most time-consuming, because data are extracted by hand and recorded in tables, and because the number of articles included in a secondary study can range from dozens to thousands. Full automation is difficult owing to the different ways researchers report results, restricted full-text access and the incomplete information supplied by some authors.</w:t>
      </w:r>
    </w:p>
    <w:p>
      <w:pPr>
        <w:pStyle w:val="Normal"/>
        <w:spacing w:before="0" w:after="160"/>
        <w:jc w:val="both"/>
        <w:rPr/>
      </w:pPr>
      <w:r>
        <w:rPr/>
        <w:t xml:space="preserve">Empirical evidence underscores the cost of manual extraction. Felizardo et al. (2024) report that, on average, a researcher spends 107 minutes per study, and that dual-independent data extraction takes up to 172 minutes per study; they further note that data extraction bias can undermine the validity of evidence synthesis, with error rates reaching as high as 63%. Nussbaumer-Streit et al. (2021) similarly found that extracting major information on study design, participants and results took one person an average of 41 to 65 minutes per study. At the level of the whole study, Petersen et al. (2015) observe that a manual systematic mapping study can take up to 67 weeks from inception to completion. Beyond the initial effort, keeping a secondary study up to date as the literature evolves is itself a recurring burden </w:t>
      </w:r>
      <w:r>
        <w:rPr>
          <w:i/>
          <w:iCs/>
        </w:rPr>
        <w:t>(Van Dinter et al., 2021)</w:t>
      </w:r>
      <w:r>
        <w:rPr/>
        <w:t>.</w:t>
      </w:r>
    </w:p>
    <w:p>
      <w:pPr>
        <w:pStyle w:val="Heading3"/>
        <w:rPr/>
      </w:pPr>
      <w:bookmarkStart w:id="12" w:name="_Toc233635211"/>
      <w:r>
        <w:rPr/>
        <w:t>1.1.2 Gaps in Existing Automation Research</w:t>
      </w:r>
      <w:bookmarkEnd w:id="12"/>
    </w:p>
    <w:p>
      <w:pPr>
        <w:pStyle w:val="Normal"/>
        <w:spacing w:before="0" w:after="160"/>
        <w:jc w:val="both"/>
        <w:rPr/>
      </w:pPr>
      <w:r>
        <w:rPr/>
        <w:t>With the rise of machine learning and artificial intelligence, the literature has emphasised the use of these technologies in systematic literature reviews, where the inclusion and exclusion of papers (screening) have received considerable attention (Van Dinter et al., 2021; Marshall &amp; Wallace, 2019). However, the most labour-intensive steps, namely data extraction and synthesis, remain understudied (Aliyu et al., 2018), and most research on automating reviews targets systematic literature reviews rather than systematic mapping studies. Three gaps are especially consequential for the present work.</w:t>
      </w:r>
    </w:p>
    <w:p>
      <w:pPr>
        <w:pStyle w:val="Normal"/>
        <w:spacing w:before="0" w:after="160"/>
        <w:jc w:val="both"/>
        <w:rPr/>
      </w:pPr>
      <w:r>
        <w:rPr/>
        <w:t>First, the absence of a unified extraction framework. Jonnalagadda et al. (2015) found that no unified data-extraction framework focused on secondary studies existed, that prior work addressed only a handful of data elements, and that the absence of common manually annotated reference sets made cross-study comparison impossible.</w:t>
      </w:r>
    </w:p>
    <w:p>
      <w:pPr>
        <w:pStyle w:val="Normal"/>
        <w:spacing w:before="0" w:after="160"/>
        <w:jc w:val="both"/>
        <w:rPr/>
      </w:pPr>
      <w:r>
        <w:rPr/>
        <w:t xml:space="preserve">Second, limited handling of heterogeneous publication metadata. Existing tools tend to target a small, fixed set of clinical fields and struggle with the heterogeneous metadata research type, contribution type, evaluation method, and thematic focus that mapping studies actually require </w:t>
      </w:r>
      <w:r>
        <w:rPr>
          <w:i/>
          <w:iCs/>
        </w:rPr>
        <w:t>(Sundaram &amp; Berleant, 2023)</w:t>
      </w:r>
      <w:r>
        <w:rPr/>
        <w:t>.</w:t>
      </w:r>
    </w:p>
    <w:p>
      <w:pPr>
        <w:pStyle w:val="Normal"/>
        <w:spacing w:before="0" w:after="160"/>
        <w:jc w:val="both"/>
        <w:rPr/>
      </w:pPr>
      <w:r>
        <w:rPr/>
        <w:t xml:space="preserve">Third, most extraction tools are confined to the biomedical domain and to screening, and rarely produce the SMS-specific outputs evidence maps, bubble plots and gap charts that mapping studies depend upon </w:t>
      </w:r>
      <w:r>
        <w:rPr>
          <w:i/>
          <w:iCs/>
        </w:rPr>
        <w:t>(Tsou et al., 2020)</w:t>
      </w:r>
      <w:r>
        <w:rPr/>
        <w:t>.</w:t>
      </w:r>
    </w:p>
    <w:p>
      <w:pPr>
        <w:pStyle w:val="Heading3"/>
        <w:rPr/>
      </w:pPr>
      <w:bookmarkStart w:id="13" w:name="_Toc233635212"/>
      <w:r>
        <w:rPr/>
        <w:t>1.1.3 Contribution and Positioning of This Study</w:t>
      </w:r>
      <w:bookmarkEnd w:id="13"/>
    </w:p>
    <w:p>
      <w:pPr>
        <w:pStyle w:val="Normal"/>
        <w:spacing w:before="0" w:after="160"/>
        <w:jc w:val="both"/>
        <w:rPr/>
      </w:pPr>
      <w:r>
        <w:rPr/>
        <w:t>Recognising these gaps, the present study focuses on using machine learning to automate the data extraction and mapping step of the systematic mapping process. It designs, develops and evaluates a pipeline that ingests full-text papers, extracts descriptive metadata, assigns each paper to the established mapping facets, induces thematic categories, assembles the classified portfolio and visual map, and evaluates every step against the published classification of a manually conducted mapping study.</w:t>
      </w:r>
    </w:p>
    <w:p>
      <w:pPr>
        <w:pStyle w:val="Normal"/>
        <w:spacing w:before="0" w:after="160"/>
        <w:jc w:val="both"/>
        <w:rPr/>
      </w:pPr>
      <w:r>
        <w:rPr/>
        <w:t>Current tools fall short in three specific ways that this study addresses directly. They offer no unified framework that links metadata extraction to facet classification and to map generation; this study provides exactly such an end-to-end framework. They handle only a narrow, fixed set of fields and falter on the heterogeneous metadata of mapping studies; this study targets the full set of facets that constitute a software-engineering map and treats thematic categorisation as a first-class, data-driven component. And they are validated almost exclusively on biomedical screening rather than software-engineering mapping; this study is developed and evaluated against published software-engineering mapping studies used as manually annotated reference sets. In short, where existing work automates the easiest step of the wrong study type in the wrong domain, this study automates the hardest step of the right study type in the domain where the methodology originated.</w:t>
      </w:r>
    </w:p>
    <w:p>
      <w:pPr>
        <w:pStyle w:val="Heading2"/>
        <w:rPr/>
      </w:pPr>
      <w:bookmarkStart w:id="14" w:name="_Toc233635213"/>
      <w:r>
        <w:rPr/>
        <w:t>1.2 Statement of the Problem</w:t>
      </w:r>
      <w:bookmarkEnd w:id="14"/>
    </w:p>
    <w:p>
      <w:pPr>
        <w:pStyle w:val="Normal"/>
        <w:spacing w:before="0" w:after="160"/>
        <w:jc w:val="both"/>
        <w:rPr/>
      </w:pPr>
      <w:r>
        <w:rPr/>
        <w:t>Conducting a systematic mapping study requires meticulous searching, screening, and data extraction across academic databases, conference proceedings, and journals, followed by the careful extraction and categorisation of relevant data from each paper by research type, theme, contribution, and evaluation method. Given the volume of papers and the detail of the analysis, the process is resource-intensive and prone to human error. Manual data extraction and categorisation can introduce inconsistencies and missed information that undermine the reliability of a study’s findings, while the time required can delay completion to the point where the map is outdated before it is published; manual mapping studies have been reported to take up to 67 weeks to complete (Petersen et al., 2015).</w:t>
      </w:r>
    </w:p>
    <w:p>
      <w:pPr>
        <w:pStyle w:val="Normal"/>
        <w:spacing w:before="0" w:after="160"/>
        <w:jc w:val="both"/>
        <w:rPr/>
      </w:pPr>
      <w:r>
        <w:rPr/>
        <w:t>Automation of the data-extraction phase could substantially reduce this effort. Marshall and Wallace (2019) show that combining machine learning with natural language processing can automate the extraction of relevant information from research papers, improving consistency and reducing errors. Despite this promise, no widely adopted, reproducible pipeline currently targets the data extraction and mapping step of systematic mapping studies, links it to a unified set of metadata features, and produces the SMS-specific outputs that mapping studies need.</w:t>
      </w:r>
    </w:p>
    <w:p>
      <w:pPr>
        <w:pStyle w:val="Normal"/>
        <w:spacing w:before="0" w:after="160"/>
        <w:jc w:val="both"/>
        <w:rPr/>
      </w:pPr>
      <w:r>
        <w:rPr/>
        <w:t xml:space="preserve">To make the problem measurable, the study evaluates the pipeline against two reference points. Effectiveness is measured as agreement with the manually assigned labels of the reference mapping study of Binamungu and Maro (2023), reported per paper (accuracy, precision, recall, and macro- and micro-averaged F1 for each facet) and at the level of the map from the reference mapping study by Binamungu and Maro (2023). Efficiency is measured as the wall-clock time the pipeline needs per study, set against the manual baseline of 107 minutes per study for a single reviewer and 172 minutes for dual independent extraction reported by Felizardo et al. (2024). </w:t>
      </w:r>
    </w:p>
    <w:p>
      <w:pPr>
        <w:pStyle w:val="Heading2"/>
        <w:rPr/>
      </w:pPr>
      <w:bookmarkStart w:id="15" w:name="_Toc233635214"/>
      <w:r>
        <w:rPr/>
        <w:t>1.3 Research Objectives</w:t>
      </w:r>
      <w:bookmarkEnd w:id="15"/>
    </w:p>
    <w:p>
      <w:pPr>
        <w:pStyle w:val="Heading3"/>
        <w:rPr/>
      </w:pPr>
      <w:bookmarkStart w:id="16" w:name="_Toc233635215"/>
      <w:r>
        <w:rPr/>
        <w:t>1.3.1 Main Objective</w:t>
      </w:r>
      <w:bookmarkEnd w:id="16"/>
    </w:p>
    <w:p>
      <w:pPr>
        <w:pStyle w:val="Normal"/>
        <w:spacing w:before="0" w:after="160"/>
        <w:jc w:val="both"/>
        <w:rPr/>
      </w:pPr>
      <w:r>
        <w:rPr/>
        <w:t>The main objective of this study is to design, develop, and evaluate a machine learning pipeline to automate the data extraction and mapping phase of systematic mapping studies.</w:t>
      </w:r>
    </w:p>
    <w:p>
      <w:pPr>
        <w:pStyle w:val="Heading3"/>
        <w:rPr/>
      </w:pPr>
      <w:bookmarkStart w:id="17" w:name="_Toc233635216"/>
      <w:r>
        <w:rPr/>
        <w:t>1.3.2 Specific Objectives</w:t>
      </w:r>
      <w:bookmarkEnd w:id="17"/>
    </w:p>
    <w:p>
      <w:pPr>
        <w:pStyle w:val="Normal"/>
        <w:spacing w:before="0" w:after="160"/>
        <w:jc w:val="both"/>
        <w:rPr/>
      </w:pPr>
      <w:r>
        <w:rPr/>
        <w:t>The specific objectives of the study are:</w:t>
      </w:r>
    </w:p>
    <w:p>
      <w:pPr>
        <w:pStyle w:val="Normal"/>
        <w:spacing w:before="0" w:after="160"/>
        <w:jc w:val="both"/>
        <w:rPr/>
      </w:pPr>
      <w:r>
        <w:rPr/>
        <w:t>i. To identify a unified set of publication-metadata features required to extract and map data in a systematic mapping study.</w:t>
      </w:r>
    </w:p>
    <w:p>
      <w:pPr>
        <w:pStyle w:val="Normal"/>
        <w:spacing w:before="0" w:after="160"/>
        <w:jc w:val="both"/>
        <w:rPr/>
      </w:pPr>
      <w:r>
        <w:rPr/>
        <w:t>ii. To collect and preprocess a corpus of full-text academic papers, recovering from publisher PDFs the descriptive metadata and body structure upon which automated extraction depends.</w:t>
      </w:r>
    </w:p>
    <w:p>
      <w:pPr>
        <w:pStyle w:val="Normal"/>
        <w:spacing w:before="0" w:after="160"/>
        <w:jc w:val="both"/>
        <w:rPr/>
      </w:pPr>
      <w:r>
        <w:rPr/>
        <w:t>iii. To design and implement an unsupervised machine learning pipeline capable of automating the extraction and mapping process from full-text academic papers without labelled training data.</w:t>
      </w:r>
    </w:p>
    <w:p>
      <w:pPr>
        <w:pStyle w:val="Normal"/>
        <w:spacing w:before="0" w:after="160"/>
        <w:jc w:val="both"/>
        <w:rPr/>
      </w:pPr>
      <w:r>
        <w:rPr/>
        <w:t>iv. To evaluate the pipeline against a manually conducted mapping study of the same field, in terms of the correspondence of its output, its internal consistency, and the effort it requires.</w:t>
      </w:r>
    </w:p>
    <w:p>
      <w:pPr>
        <w:pStyle w:val="Heading2"/>
        <w:rPr/>
      </w:pPr>
      <w:bookmarkStart w:id="18" w:name="_Toc233635217"/>
      <w:r>
        <w:rPr/>
        <w:t>1.4 Research Questions</w:t>
      </w:r>
      <w:bookmarkEnd w:id="18"/>
    </w:p>
    <w:p>
      <w:pPr>
        <w:pStyle w:val="Normal"/>
        <w:spacing w:before="0" w:after="160"/>
        <w:jc w:val="both"/>
        <w:rPr/>
      </w:pPr>
      <w:r>
        <w:rPr/>
        <w:t>Corresponding to the specific objectives, the study answers the following questions:</w:t>
      </w:r>
    </w:p>
    <w:p>
      <w:pPr>
        <w:pStyle w:val="Normal"/>
        <w:spacing w:before="0" w:after="160"/>
        <w:jc w:val="both"/>
        <w:rPr/>
      </w:pPr>
      <w:r>
        <w:rPr/>
        <w:t>i. Which unified set of publication-metadata features can be used to extract and map data in a systematic mapping study?</w:t>
      </w:r>
    </w:p>
    <w:p>
      <w:pPr>
        <w:pStyle w:val="Normal"/>
        <w:spacing w:before="0" w:after="160"/>
        <w:jc w:val="both"/>
        <w:rPr/>
      </w:pPr>
      <w:r>
        <w:rPr/>
        <w:t>ii. How can a corpus of full-text academic papers be collected and preprocessed so that descriptive metadata and body structure are recovered reliably enough to support automated extraction?</w:t>
      </w:r>
    </w:p>
    <w:p>
      <w:pPr>
        <w:pStyle w:val="Normal"/>
        <w:spacing w:before="0" w:after="160"/>
        <w:jc w:val="both"/>
        <w:rPr/>
      </w:pPr>
      <w:r>
        <w:rPr/>
        <w:t>iii. How can an end-to-end unsupervised machine learning pipeline be designed and implemented to extract mapping data and induce thematic categories from full-text papers without labelled training data?</w:t>
      </w:r>
    </w:p>
    <w:p>
      <w:pPr>
        <w:pStyle w:val="Normal"/>
        <w:spacing w:before="0" w:after="160"/>
        <w:jc w:val="both"/>
        <w:rPr/>
      </w:pPr>
      <w:r>
        <w:rPr/>
        <w:t>iv. To what extent does the output of such a pipeline correspond to a manually conducted mapping study, and what effort does it require by comparison?</w:t>
      </w:r>
    </w:p>
    <w:p>
      <w:pPr>
        <w:pStyle w:val="Heading2"/>
        <w:rPr/>
      </w:pPr>
      <w:bookmarkStart w:id="19" w:name="_Toc233635218"/>
      <w:r>
        <w:rPr/>
        <w:t>1.5 Significance of the Study</w:t>
      </w:r>
      <w:bookmarkEnd w:id="19"/>
    </w:p>
    <w:p>
      <w:pPr>
        <w:pStyle w:val="Normal"/>
        <w:spacing w:before="0" w:after="160"/>
        <w:jc w:val="both"/>
        <w:rPr/>
      </w:pPr>
      <w:r>
        <w:rPr/>
        <w:t>The adoption of machine learning in systematic mapping studies has the potential to improve the data extraction and thematic mapping steps significantly. This research aims to create a pipeline that not only expedites the SMS process but also enhances the quality and reliability of the resulting maps.</w:t>
      </w:r>
    </w:p>
    <w:p>
      <w:pPr>
        <w:pStyle w:val="Normal"/>
        <w:spacing w:before="0" w:after="160"/>
        <w:jc w:val="both"/>
        <w:rPr/>
      </w:pPr>
      <w:r>
        <w:rPr/>
        <w:t>First, the study contributes to the automation of systematic mapping studies, making them more efficient and less dependent on scarce expert time. Second, the pipeline can accelerate knowledge synthesis across domains, enabling researchers to keep maps current with reduced effort. Third, by producing a reproducible and openly described pipeline together with an annotated dataset, the study provides reusable resources that other researchers can adopt or extend, strengthening methodological rigour in evidence-based software engineering and supporting capacity-building in research-synthesis tooling in low-resource settings.</w:t>
      </w:r>
    </w:p>
    <w:p>
      <w:pPr>
        <w:pStyle w:val="Normal"/>
        <w:spacing w:before="0" w:after="160"/>
        <w:jc w:val="both"/>
        <w:rPr/>
      </w:pPr>
      <w:r>
        <w:rPr/>
        <w:t>The significance can be made concrete by considering who benefits and how. For the individual researcher or postgraduate student, the mechanical part of the most labour-intensive phase of a mapping study is reduced from minutes per paper to seconds, freeing effort for the judgement calls that remain. For research groups that maintain living maps, the same reduction makes periodic updating feasible. For the broader discipline, a transparent and reproducible pipeline, accompanied by a manually annotated dataset derived from a peer-reviewed mapping study, lowers the barrier to comparing and improving automation methods. These benefits are pursued without displacing expert judgement: the design keeps a human reviewer in control of low-confidence decisions, and the evaluation reports candidly where automation still falls short of the experts.</w:t>
      </w:r>
    </w:p>
    <w:p>
      <w:pPr>
        <w:pStyle w:val="Heading2"/>
        <w:rPr/>
      </w:pPr>
      <w:bookmarkStart w:id="20" w:name="_Toc233635219"/>
      <w:r>
        <w:rPr/>
        <w:t>1.6 Scope of the Study</w:t>
      </w:r>
      <w:bookmarkEnd w:id="20"/>
    </w:p>
    <w:p>
      <w:pPr>
        <w:pStyle w:val="Normal"/>
        <w:spacing w:before="0" w:after="160"/>
        <w:jc w:val="both"/>
        <w:rPr/>
      </w:pPr>
      <w:r>
        <w:rPr/>
        <w:t>Although a systematic mapping study comprises several steps, this study focuses specifically on the data extraction and mapping step. The pipeline therefore begins with a set of relevant papers for which inclusion and exclusion criteria have already been applied; the search and screening steps are outside its scope. Because mapping studies differ by topic, the study uses an existing, manually conducted mapping study as its manually annotated baseline for developing and evaluating the models. The work is situated within the software-engineering domain, and the behaviour-driven-development mapping study of Binamungu and Maro (2023), whose primary studies and published per-paper classifications constitute the corpus and the ground truth, serves as the reference baseline.</w:t>
      </w:r>
    </w:p>
    <w:p>
      <w:pPr>
        <w:pStyle w:val="Heading2"/>
        <w:rPr/>
      </w:pPr>
      <w:bookmarkStart w:id="21" w:name="_Toc233635220"/>
      <w:r>
        <w:rPr/>
        <w:t>1.7 Dissertation Structure</w:t>
      </w:r>
      <w:bookmarkEnd w:id="21"/>
    </w:p>
    <w:p>
      <w:pPr>
        <w:pStyle w:val="Normal"/>
        <w:spacing w:before="0" w:after="160"/>
        <w:jc w:val="both"/>
        <w:rPr/>
      </w:pPr>
      <w:r>
        <w:rPr/>
        <w:t>This dissertation is organised into six chapters. Chapter One has introduced the study by presenting its background and establishing the research problem. It has further outlined the study objectives, research questions, significance of the study, and its scope. Chapter Two reviews the literature, progressing from systematic mapping studies and publication characteristics, through automation efforts, to the machine learning and natural language processing techniques on which the pipeline rests, and ends by stating the research gap. Chapter Three presents the research methodology, including the research design, the data-science method, the corpus and manually annotated labels, the metadata features, and the evaluation strategy. Chapter Four presents the conceptual framework and the design and implementation of the SMS automation pipeline, module by module, together with the characteristics of the corpus it processes. Chapter Five reports and discusses the findings against the manually annotated reference set and the manual baseline. Chapter Six concludes the dissertation, answers the research questions, states the contributions and limitations, and offers recommendations for future work.</w:t>
      </w:r>
      <w:r>
        <w:br w:type="page"/>
      </w:r>
    </w:p>
    <w:p>
      <w:pPr>
        <w:pStyle w:val="Heading1"/>
        <w:spacing w:before="240" w:after="60"/>
        <w:jc w:val="center"/>
        <w:rPr/>
      </w:pPr>
      <w:bookmarkStart w:id="22" w:name="_Toc233635221"/>
      <w:r>
        <w:rPr/>
        <w:t>CHAPTER TWO</w:t>
      </w:r>
      <w:bookmarkEnd w:id="22"/>
    </w:p>
    <w:p>
      <w:pPr>
        <w:pStyle w:val="Normal"/>
        <w:spacing w:before="0" w:after="240"/>
        <w:jc w:val="center"/>
        <w:rPr/>
      </w:pPr>
      <w:r>
        <w:rPr>
          <w:b/>
          <w:bCs/>
          <w:sz w:val="28"/>
          <w:szCs w:val="28"/>
        </w:rPr>
        <w:t>LITERATURE REVIEW</w:t>
      </w:r>
    </w:p>
    <w:p>
      <w:pPr>
        <w:pStyle w:val="Heading2"/>
        <w:rPr/>
      </w:pPr>
      <w:bookmarkStart w:id="23" w:name="_Toc233635222"/>
      <w:r>
        <w:rPr/>
        <w:t>2.1 Introduction</w:t>
      </w:r>
      <w:bookmarkEnd w:id="23"/>
    </w:p>
    <w:p>
      <w:pPr>
        <w:pStyle w:val="Normal"/>
        <w:spacing w:before="0" w:after="160"/>
        <w:jc w:val="both"/>
        <w:rPr/>
      </w:pPr>
      <w:r>
        <w:rPr/>
        <w:t>This chapter reviews the literature that grounds the study. Section 2.2 establishes the foundations of systematic mapping studies and the publication characteristics they classify, including the nature of publication metadata and why the data extraction and mapping step is the principal bottleneck. Section 2.3 reviews automation efforts, moving from study selection to data extraction, to the tool landscape, and to the automation of review updating. Section 2.4 provides the technical foundation, explaining the core machine learning and natural language processing techniques relevant to the pipeline. Section 2.5 reviews the most directly related work, and Section 2.6 states the research gap. The conceptual framework that connects the reviewed ideas to the design of the study is presented at the start of Chapter Four, where it introduces the pipeline architecture.</w:t>
      </w:r>
    </w:p>
    <w:p>
      <w:pPr>
        <w:pStyle w:val="Heading2"/>
        <w:rPr/>
      </w:pPr>
      <w:bookmarkStart w:id="24" w:name="_Toc233635223"/>
      <w:r>
        <w:rPr/>
        <w:t>2.2 Systematic Mapping Studies and Publication Characteristics</w:t>
      </w:r>
      <w:bookmarkEnd w:id="24"/>
    </w:p>
    <w:p>
      <w:pPr>
        <w:pStyle w:val="Heading3"/>
        <w:rPr/>
      </w:pPr>
      <w:bookmarkStart w:id="25" w:name="_Toc233635224"/>
      <w:r>
        <w:rPr/>
        <w:t>2.2.1 Secondary Studies and the Place of the SMS</w:t>
      </w:r>
      <w:bookmarkEnd w:id="25"/>
    </w:p>
    <w:p>
      <w:pPr>
        <w:pStyle w:val="Normal"/>
        <w:spacing w:before="0" w:after="160"/>
        <w:jc w:val="both"/>
        <w:rPr/>
      </w:pPr>
      <w:r>
        <w:rPr/>
        <w:t xml:space="preserve">Secondary studies analyse, summarise or synthesise existing research rather than collecting new data. The most commonly adopted variants are the Systematic Literature Review (SLR) and the Systematic Mapping Study (SMS). The primary goal of an SLR is to answer specific research questions in depth by synthesising evidence through detailed analysis </w:t>
      </w:r>
      <w:r>
        <w:rPr>
          <w:i/>
          <w:iCs/>
        </w:rPr>
        <w:t>(Lame, 2019)</w:t>
      </w:r>
      <w:r>
        <w:rPr/>
        <w:t xml:space="preserve">, whereas the primary goal of an SMS is to provide an overview of a broad research area, classify studies and identify gaps or trends </w:t>
      </w:r>
      <w:r>
        <w:rPr>
          <w:i/>
          <w:iCs/>
        </w:rPr>
        <w:t>(Wolny et al., 2020)</w:t>
      </w:r>
      <w:r>
        <w:rPr/>
        <w:t>. The two differ in granularity and intent: an SLR drills down, while an SMS spreads out to chart the shape of a field. This difference matters for automation, because the data an SMS extracts are largely categorical metadata used to position each study on a map, rather than the fine-grained outcome data an SLR synthesises.</w:t>
      </w:r>
    </w:p>
    <w:p>
      <w:pPr>
        <w:pStyle w:val="Normal"/>
        <w:spacing w:before="0" w:after="160"/>
        <w:jc w:val="both"/>
        <w:rPr/>
      </w:pPr>
      <w:r>
        <w:rPr/>
        <w:t>The distinction also shapes what success means for automation. Because an SMS applies one classification scheme across an entire corpus, an automated SMS can be judged by its agreement with documented expert labels, study by study and facet by facet. This makes the SMS a well-posed machine learning target: the categories are defined in advance, the ground truth exists in published mapping studies, and the evaluation reduces to measuring agreement, which is the basis of the methodology adopted in Chapter Three.</w:t>
      </w:r>
    </w:p>
    <w:p>
      <w:pPr>
        <w:pStyle w:val="Heading3"/>
        <w:rPr/>
      </w:pPr>
      <w:bookmarkStart w:id="26" w:name="_Toc233635225"/>
      <w:r>
        <w:rPr/>
        <w:t>2.2.2 The Systematic Mapping Process</w:t>
      </w:r>
      <w:bookmarkEnd w:id="26"/>
    </w:p>
    <w:p>
      <w:pPr>
        <w:pStyle w:val="Normal"/>
        <w:spacing w:before="0" w:after="160"/>
        <w:jc w:val="both"/>
        <w:rPr/>
      </w:pPr>
      <w:r>
        <w:rPr/>
        <w:t>According to Petersen et al. (2015), an SMS proceeds through the five steps as shown in Figure 1. The first step defines the research questions, delimiting the scope of the review. The second step applies a search string derived from the questions to the title, abstract, and keywords of candidate papers. The third step screens papers against the inclusion and exclusion criteria. The fourth step is keyword extraction in the abstracts: reviewers identify keywords and concepts that capture each paper’s contribution, then combine them into a classification scheme that becomes the blueprint of the map.</w:t>
      </w:r>
    </w:p>
    <w:p>
      <w:pPr>
        <w:pStyle w:val="Normal"/>
        <w:spacing w:before="80" w:after="40"/>
        <w:jc w:val="center"/>
        <w:rPr/>
      </w:pPr>
      <w:r>
        <w:rPr/>
        <w:drawing>
          <wp:inline distT="0" distB="0" distL="0" distR="0">
            <wp:extent cx="6400800" cy="16891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4"/>
                    <a:stretch>
                      <a:fillRect/>
                    </a:stretch>
                  </pic:blipFill>
                  <pic:spPr bwMode="auto">
                    <a:xfrm>
                      <a:off x="0" y="0"/>
                      <a:ext cx="6400800" cy="1689100"/>
                    </a:xfrm>
                    <a:prstGeom prst="rect">
                      <a:avLst/>
                    </a:prstGeom>
                  </pic:spPr>
                </pic:pic>
              </a:graphicData>
            </a:graphic>
          </wp:inline>
        </w:drawing>
      </w:r>
    </w:p>
    <w:p>
      <w:pPr>
        <w:pStyle w:val="Caption"/>
        <w:spacing w:before="0" w:after="200"/>
        <w:jc w:val="center"/>
        <w:rPr/>
      </w:pPr>
      <w:r>
        <w:rPr>
          <w:b/>
          <w:bCs/>
        </w:rPr>
        <w:t xml:space="preserve">Figure </w:t>
      </w:r>
      <w:r>
        <w:rPr/>
        <w:fldChar w:fldCharType="begin"/>
      </w:r>
      <w:r>
        <w:rPr/>
        <w:instrText xml:space="preserve"> SEQ Figure \* ARABIC </w:instrText>
      </w:r>
      <w:r>
        <w:rPr/>
        <w:fldChar w:fldCharType="separate"/>
      </w:r>
      <w:r>
        <w:rPr/>
        <w:t>1</w:t>
      </w:r>
      <w:r>
        <w:rPr/>
        <w:fldChar w:fldCharType="end"/>
      </w:r>
      <w:r>
        <w:rPr/>
        <w:t xml:space="preserve">: </w:t>
      </w:r>
      <w:bookmarkStart w:id="27" w:name="_Toc233635343"/>
      <w:r>
        <w:rPr/>
        <w:t>The systematic mapping process (adapted from Petersen et al., 2015).</w:t>
      </w:r>
      <w:bookmarkEnd w:id="27"/>
    </w:p>
    <w:p>
      <w:pPr>
        <w:pStyle w:val="Normal"/>
        <w:spacing w:before="0" w:after="160"/>
        <w:jc w:val="both"/>
        <w:rPr/>
      </w:pPr>
      <w:r>
        <w:rPr/>
        <w:t>The fifth step, data extraction and mapping, is the focus of this study. Here, researchers read each paper in full, classify it using the scheme, store the extracted information in data sheets, compute statistics, and build visual maps. The systematic mapping guidelines treat this step not merely as a procedure but as a quality-critical activity: data extraction typically uses structured forms that capture metadata such as research type, contribution, method, venue, and thematic focus, and a dual-reviewer approach is often employed in which one researcher extracts data and another validates it (Kitchenham et al., 2010), to mitigate bias and enhance descriptive validity.</w:t>
      </w:r>
    </w:p>
    <w:p>
      <w:pPr>
        <w:pStyle w:val="Normal"/>
        <w:spacing w:before="0" w:after="160"/>
        <w:jc w:val="both"/>
        <w:rPr/>
      </w:pPr>
      <w:r>
        <w:rPr/>
        <w:t>Mapping, or classification, uses both topic-independent and topic-specific schemes. Topic-independent classifications include research type, research method, and publication type, and are often grounded in established frameworks that support cross-study comparison. Topic-specific classifications are either drawn from existing taxonomies, such as SWEBOK, or developed inductively through keywording and open coding. The guidelines also highlight inconsistency in classification when the same scheme is applied by different researchers, underlining the need for clear definitions, training, and consensus, and they make use of visual tools such as bubble plots, heat maps, and bar charts to represent categorised results intuitively.</w:t>
      </w:r>
    </w:p>
    <w:p>
      <w:pPr>
        <w:pStyle w:val="Heading3"/>
        <w:rPr/>
      </w:pPr>
      <w:bookmarkStart w:id="28" w:name="_Toc233635226"/>
      <w:r>
        <w:rPr/>
        <w:t>2.2.3 The Nature of Publication Metadata in Systematic Mapping Studies</w:t>
      </w:r>
      <w:bookmarkEnd w:id="28"/>
    </w:p>
    <w:p>
      <w:pPr>
        <w:pStyle w:val="Normal"/>
        <w:spacing w:before="0" w:after="160"/>
        <w:jc w:val="both"/>
        <w:rPr/>
      </w:pPr>
      <w:r>
        <w:rPr/>
        <w:t>This subsection examines the nature of metadata that mapping studies actually extract. Understanding the structure of publication metadata is essential because it determines which natural language processing and machine learning techniques are appropriate for automating extraction.</w:t>
      </w:r>
    </w:p>
    <w:p>
      <w:pPr>
        <w:pStyle w:val="Normal"/>
        <w:spacing w:before="0" w:after="160"/>
        <w:jc w:val="both"/>
        <w:rPr/>
      </w:pPr>
      <w:r>
        <w:rPr/>
        <w:t>Publication metadata in a mapping study falls into two broad groups. The first group is descriptive bibliographic metadata that is available directly from the document or its catalogue record: title, abstract, author keywords, publication year, authorship, venue, and publication type. This metadata is comparatively structured and is frequently obtainable through parsing and pattern matching, because it occupies predictable positions in the document and follows recognisable surface patterns. The second group is analytical, map-defining metadata that does not appear verbatim in the paper and must instead be inferred from the text: research type, contribution type, evaluation method, and thematic category of the study. This second group is what makes mapping studies hard to automate, because it requires reading comprehension rather than pattern matching.</w:t>
      </w:r>
    </w:p>
    <w:p>
      <w:pPr>
        <w:pStyle w:val="Normal"/>
        <w:spacing w:before="0" w:after="160"/>
        <w:jc w:val="both"/>
        <w:rPr/>
      </w:pPr>
      <w:r>
        <w:rPr/>
        <w:t xml:space="preserve">The map-defining facets are well established in software engineering. The research-type facet, derived from </w:t>
      </w:r>
      <w:r>
        <w:rPr>
          <w:highlight w:val="darkCyan"/>
          <w:rPrChange w:id="0" w:author="Naale Josephat" w:date="2026-09-20T11:43:00Z"/>
        </w:rPr>
        <w:t>Wieringa et al.’s</w:t>
      </w:r>
      <w:r>
        <w:rPr/>
        <w:t xml:space="preserve"> classification, distinguishes solution proposals, validation research, evaluation research, experience reports, and opinion or philosophical papers; it captures the maturity of a contribution and the extent to which it has been evaluated. The contribution-type facet distinguishes the kind of artefact a study delivers: tools, methods, processes, models, or metrics. The evaluation-method facet records how a contribution was assessed, for example, discussion, rigorous analysis, simulation, case study, or experiment, indicating the strength of its empirical grounding. The thematic facet captures the sub-topics of the field and is usually induced from the corpus through keywording. These facets are largely categorical and mutually structured, which is precisely why supervised classification and topic modelling are natural automation tools for them.</w:t>
      </w:r>
    </w:p>
    <w:p>
      <w:pPr>
        <w:pStyle w:val="Normal"/>
        <w:spacing w:before="0" w:after="160"/>
        <w:jc w:val="both"/>
        <w:rPr/>
      </w:pPr>
      <w:r>
        <w:rPr/>
        <w:t>Three properties of this metadata shape the design of any automation pipeline. It is heterogeneous, spanning structured bibliographic fields and inferred analytical categories that demand different techniques. It is imbalanced, because some categories (for example, solution proposals) dominate while others (for example, opinion papers) are rare, which is why evaluation must weight categories fairly. The process is partly latent, as the thematic categories are not predefined but instead emerge from the underlying corpus. This characteristic motivates the integration of an unsupervised, embedding-based component alongside supervised classification algorithms. The pipeline in this study is structured around exactly these three properties.</w:t>
      </w:r>
    </w:p>
    <w:p>
      <w:pPr>
        <w:pStyle w:val="Heading3"/>
        <w:rPr/>
      </w:pPr>
      <w:bookmarkStart w:id="29" w:name="_Toc233635227"/>
      <w:r>
        <w:rPr/>
        <w:t>2.2.4 Data Extraction and Mapping as the Principal Bottleneck</w:t>
      </w:r>
      <w:bookmarkEnd w:id="29"/>
    </w:p>
    <w:p>
      <w:pPr>
        <w:pStyle w:val="Normal"/>
        <w:spacing w:before="0" w:after="160"/>
        <w:jc w:val="both"/>
        <w:rPr/>
      </w:pPr>
      <w:r>
        <w:rPr/>
        <w:t>The evidence reviewed establishes that data extraction constitutes the most resource-intensive and least automated stage of secondary studies. The study by Büchter et al. (2020) confirms, through a scoping review of methodological guidance, that data extraction remains largely manual and reliant on spreadsheets and human judgement, that existing recommendations are fragmented and often insufficient for less-experienced reviewers, and that comprehensive tools to automate this step are still lacking. Therefore, the combination of high cost, high error rate, low automation, and weak tooling makes the data extraction and mapping step the natural target for the present study.</w:t>
      </w:r>
    </w:p>
    <w:p>
      <w:pPr>
        <w:pStyle w:val="Heading3"/>
        <w:rPr/>
      </w:pPr>
      <w:bookmarkStart w:id="30" w:name="_Toc233635228"/>
      <w:r>
        <w:rPr/>
        <w:t>2.2.5 Evidence-Based Software Engineering and the Role of Maps</w:t>
      </w:r>
      <w:bookmarkEnd w:id="30"/>
    </w:p>
    <w:p>
      <w:pPr>
        <w:pStyle w:val="Normal"/>
        <w:spacing w:before="0" w:after="160"/>
        <w:jc w:val="both"/>
        <w:rPr/>
      </w:pPr>
      <w:r>
        <w:rPr/>
        <w:t>Systematic mapping studies sit within the broader programme of evidence-based software engineering, which seeks to integrate the best available research evidence with practical experience and human values when making decisions about software development and maintenance. Within this programme, secondary studies provide the mechanism by which scattered primary findings are aggregated into actionable knowledge. Mapping studies, in particular, perform an agenda-setting function: by revealing which questions have been heavily studied and which remain open, they guide the allocation of future research effort and help practitioners locate the evidence relevant to a decision. This function is only as reliable as the extraction and classification underlying it, which is why the quality, consistency and timeliness of the data extraction and mapping step are central to the value of the whole enterprise.</w:t>
      </w:r>
    </w:p>
    <w:p>
      <w:pPr>
        <w:pStyle w:val="Normal"/>
        <w:spacing w:before="0" w:after="160"/>
        <w:jc w:val="both"/>
        <w:rPr/>
      </w:pPr>
      <w:r>
        <w:rPr/>
        <w:t>Because a map is a living description of a field, its usefulness decays as new primary studies appear. Keeping a map current therefore requires repeating the data extraction and mapping step periodically, multiplying the manual cost. The notion of a living systematic review, in which evidence is continually incorporated, has gained traction in other disciplines, and its feasibility depends squarely on reducing the per-study cost of extraction. Automation of the kind pursued in this study is thus a precondition for living maps in software engineering, not merely a convenience.</w:t>
      </w:r>
    </w:p>
    <w:p>
      <w:pPr>
        <w:pStyle w:val="Heading2"/>
        <w:rPr/>
      </w:pPr>
      <w:bookmarkStart w:id="31" w:name="_Toc233635229"/>
      <w:r>
        <w:rPr/>
        <w:t>2.3 Automation Efforts in Systematic Mapping and Review</w:t>
      </w:r>
      <w:bookmarkEnd w:id="31"/>
    </w:p>
    <w:p>
      <w:pPr>
        <w:pStyle w:val="Heading3"/>
        <w:rPr/>
      </w:pPr>
      <w:bookmarkStart w:id="32" w:name="_Toc233635230"/>
      <w:r>
        <w:rPr/>
        <w:t>2.3.1 Automation of Study Selection (Screening)</w:t>
      </w:r>
      <w:bookmarkEnd w:id="32"/>
    </w:p>
    <w:p>
      <w:pPr>
        <w:pStyle w:val="Normal"/>
        <w:spacing w:before="0" w:after="160"/>
        <w:jc w:val="both"/>
        <w:rPr/>
      </w:pPr>
      <w:r>
        <w:rPr/>
        <w:t>Much of the research on automating secondary studies has concentrated on screening, that is, identifying relevant studies from large corpora. Goldfarb-Tarrant et al. (2020) developed a machine learning pipeline that integrates active learning to prioritise studies for human annotation, reducing screening effort by over 85%. Tools such as ASReview enable semi-automated screening using probabilistic classifiers and user feedback. To reduce labelling requirements, active-learning techniques incorporating uncertainty sampling, diversity-based selection and intelligent stopping criteria have become common, and document embeddings from models such as BERT and Sentence-BERT have improved classifier performance with fewer labelled examples. These systems demonstrate that machine learning can sharply reduce manual labour in initial filtering; however, they are largely confined to relevance classification and have limited impact on the downstream tasks specific to mapping.</w:t>
      </w:r>
    </w:p>
    <w:p>
      <w:pPr>
        <w:pStyle w:val="Heading3"/>
        <w:rPr/>
      </w:pPr>
      <w:bookmarkStart w:id="33" w:name="_Toc233635231"/>
      <w:r>
        <w:rPr/>
        <w:t>2.3.2 Automation of Data Extraction</w:t>
      </w:r>
      <w:bookmarkEnd w:id="33"/>
    </w:p>
    <w:p>
      <w:pPr>
        <w:pStyle w:val="Normal"/>
        <w:spacing w:before="0" w:after="160"/>
        <w:jc w:val="both"/>
        <w:rPr/>
      </w:pPr>
      <w:r>
        <w:rPr/>
        <w:t>Data-extraction automation is less mature. Van Dinter et al. (2021), reviewing 41 primary studies on SLR automation, found that although automation is common in study selection, only five reviewed studies addressed data-extraction automation, typically using full-text documents and classification algorithms, and identified the translation of domain models into machine-readable formats as a key challenge. Jonnalagadda et al. (2015) reviewed automatic extraction of critical data elements from full-text medical texts, identifying 52 potential data elements drawn from standard resources such as the Cochrane Handbook, the CONSORT statement and the PICO and PIBOSO frameworks; they concluded that no unified extraction framework existed, that prior work addressed only one to seven elements at a time, and that the absence of common manually annotated reference sets prevented direct comparison. Bui et al. (2016) built an extractive summarisation system that highlights key clinical elements such as sample size and PICO values, using SVM-based sentence ranking and ontology-based knowledge representation, and they found that the optimal model varies by data type, underscoring the need for tailored rather than one-size-fits-all solutions.</w:t>
      </w:r>
    </w:p>
    <w:p>
      <w:pPr>
        <w:pStyle w:val="Heading3"/>
        <w:rPr/>
      </w:pPr>
      <w:bookmarkStart w:id="34" w:name="_Toc233635232"/>
      <w:r>
        <w:rPr/>
        <w:t>2.3.3 The Tool Landscape</w:t>
      </w:r>
      <w:bookmarkEnd w:id="34"/>
    </w:p>
    <w:p>
      <w:pPr>
        <w:pStyle w:val="Normal"/>
        <w:spacing w:before="0" w:after="160"/>
        <w:jc w:val="both"/>
        <w:rPr/>
      </w:pPr>
      <w:r>
        <w:rPr/>
        <w:t>Automated extraction tools such as RobotReviewer, which is strong for risk-of-bias assessment, and ExaCT, which focuses on trial characteristics, have been applied successfully in clinical domains. However, their utility in mapping studies remains underexplored. Sundaram and Berleant (2023) identify a persistent gap in tools capable of automatically extracting structured metadata (research methods, outcomes and populations) across heterogeneous studies, and note that mapping studies additionally require topic clustering, trend visualisation and domain-specific taxonomies that existing tools rarely address. Tsou et al. (2020) compared the screening-prioritisation performance of Abstrackr and EPPI-Reviewer and found both useful for reducing screening workload; these tools, like Rayyan, support collaborative screening and tagging but are not designed to produce SMS-specific outputs such as evidence maps or gap-analysis charts. De La Torre-López et al. (2023) similarly observe that AI-based extraction has been explored mainly through ontology-based systems and SVM classifiers, and that scarcity of tools, simplistic feature representations, domain-specific retraining requirements and a lack of reproducibility benchmarks continue to limit maturity.</w:t>
      </w:r>
    </w:p>
    <w:p>
      <w:pPr>
        <w:pStyle w:val="Normal"/>
        <w:spacing w:before="0" w:after="160"/>
        <w:jc w:val="both"/>
        <w:rPr/>
      </w:pPr>
      <w:r>
        <w:rPr/>
        <w:t>Wewerka and Reichert (2023), analysing 63 publications on robotic process automation, reinforce the boundary of rule-based automation: RPA suits rule-based, repetitive tasks over structured data but cannot handle the interpretive, unstructured nature of complex extraction such as that found in secondary studies, and integrating AI with RPA to handle semi-structured data remains at a prototype stage. Taken together, the existing tool landscape indicates that the analytical, map-defining metadata of systematic mapping studies remains the aspect least adequately addressed by current automation tools.</w:t>
      </w:r>
    </w:p>
    <w:p>
      <w:pPr>
        <w:pStyle w:val="Heading3"/>
        <w:rPr/>
      </w:pPr>
      <w:bookmarkStart w:id="35" w:name="_Toc233635233"/>
      <w:r>
        <w:rPr/>
        <w:t>2.3.4 Automation of Review Updating and AI-Assisted Reviews</w:t>
      </w:r>
      <w:bookmarkEnd w:id="35"/>
    </w:p>
    <w:p>
      <w:pPr>
        <w:pStyle w:val="Normal"/>
        <w:spacing w:before="0" w:after="160"/>
        <w:jc w:val="both"/>
        <w:rPr/>
      </w:pPr>
      <w:r>
        <w:rPr/>
        <w:t>Beyond screening and extraction, researchers have begun to automate the continual updating of evidence syntheses. Chernikova et al. (2024) demonstrate machine-learning-assisted continuous updating of a meta-analysis in an educational context, showing that classifiers can flag newly relevant studies for inclusion as they are published, keeping a synthesis current with bounded human effort. Wagner et al. (2022) take a wider view, examining how artificial intelligence is reshaping the conduct of literature reviews across their full lifecycle; they argue that AI is most mature in the mechanical stages of search and screening and least mature in the interpretive stages of extraction and synthesis, precisely the imbalance this study addresses. These contributions show a field moving from automating the easy, mechanical steps towards automating the hard, interpretive ones, and they locate the present study at that frontier.</w:t>
      </w:r>
    </w:p>
    <w:p>
      <w:pPr>
        <w:pStyle w:val="Heading3"/>
        <w:rPr/>
      </w:pPr>
      <w:bookmarkStart w:id="36" w:name="_Toc233635234"/>
      <w:r>
        <w:rPr/>
        <w:t>2.3.5 Critical Synthesis of the Automation Literature</w:t>
      </w:r>
      <w:bookmarkEnd w:id="36"/>
    </w:p>
    <w:p>
      <w:pPr>
        <w:pStyle w:val="Normal"/>
        <w:spacing w:before="0" w:after="160"/>
        <w:jc w:val="both"/>
        <w:rPr>
          <w:ins w:id="1" w:author="Naale Josephat" w:date="2026-09-16T12:09:00Z"/>
        </w:rPr>
      </w:pPr>
      <w:r>
        <w:rPr/>
        <w:t>Read together, the automation literature exhibits three recurring limitations that frame the present study. First, a phase imbalance:</w:t>
      </w:r>
      <w:r>
        <w:rPr>
          <w:b/>
          <w:bCs/>
        </w:rPr>
        <w:t xml:space="preserve"> </w:t>
      </w:r>
      <w:r>
        <w:rPr/>
        <w:t>effort has concentrated on study selection, where the task reduces to a single binary include/exclude decision, while data extraction, which requires recovering many heterogeneous fields and assigning several analytical facets, has received far less attention and is rarely evaluated as a complete system (Van Dinter et al., 2021; Marshall &amp; Wallace, 2019). Second, a domain skew:</w:t>
      </w:r>
      <w:r>
        <w:rPr>
          <w:b/>
          <w:bCs/>
        </w:rPr>
        <w:t xml:space="preserve"> </w:t>
      </w:r>
      <w:r>
        <w:rPr/>
        <w:t xml:space="preserve">the extraction systems that do exist were developed largely for clinical evidence, where reporting is comparatively standardised, and they transfer poorly to software-engineering mapping studies, whose publication metadata and facet schemes differ markedly (Jonnalagadda et al., 2015). </w:t>
      </w:r>
    </w:p>
    <w:p>
      <w:pPr>
        <w:pStyle w:val="Normal"/>
        <w:spacing w:before="0" w:after="160"/>
        <w:jc w:val="both"/>
        <w:rPr/>
      </w:pPr>
      <w:r>
        <w:rPr/>
        <w:t>Third, an evaluation gap</w:t>
      </w:r>
      <w:r>
        <w:rPr>
          <w:b/>
          <w:bCs/>
        </w:rPr>
        <w:t xml:space="preserve">: </w:t>
      </w:r>
      <w:r>
        <w:rPr/>
        <w:t>many contributions are proofs of concept reported on small or idiosyncratic corpora without shared baselines, which makes results difficult to compare or reproduce (Felizardo et al., 2024). These three limitations phase imbalance, domain skew, and the evaluation gap are not independent; together they explain why no unified, reproducible extraction-and-mapping pipeline for software-engineering mapping studies yet exists, and they motivate the manually annotated, macro-aware, end-to-end design pursued in this study. The specific gaps that follow from this synthesis are stated formally in Section 2.6.</w:t>
      </w:r>
    </w:p>
    <w:p>
      <w:pPr>
        <w:pStyle w:val="Heading2"/>
        <w:rPr/>
      </w:pPr>
      <w:r>
        <w:rPr/>
        <w:t>2.4 Machine Learning and Natural Language Processing Techniques</w:t>
      </w:r>
    </w:p>
    <w:p>
      <w:pPr>
        <w:pStyle w:val="Normal"/>
        <w:spacing w:before="0" w:after="160"/>
        <w:jc w:val="both"/>
        <w:rPr/>
      </w:pPr>
      <w:r>
        <w:rPr/>
        <w:t>The preceding sections reviewed what has been automated and how well. This section provides the technical foundation by explaining the core machine learning and natural language processing techniques that are relevant to automating data extraction and mapping. The aim is to demonstrate the methodological understanding that underpins the design choices in Chapters Three and Four, rather than merely to report applications from the literature.</w:t>
      </w:r>
    </w:p>
    <w:p>
      <w:pPr>
        <w:pStyle w:val="Heading3"/>
        <w:rPr/>
      </w:pPr>
      <w:bookmarkStart w:id="37" w:name="_Toc233635235"/>
      <w:r>
        <w:rPr/>
        <w:t>2.4.1 Supervised Classification Algorithms</w:t>
      </w:r>
      <w:bookmarkEnd w:id="37"/>
    </w:p>
    <w:p>
      <w:pPr>
        <w:pStyle w:val="Normal"/>
        <w:spacing w:before="0" w:after="160"/>
        <w:jc w:val="both"/>
        <w:rPr/>
      </w:pPr>
      <w:r>
        <w:rPr/>
        <w:t>Assigning each paper to a research type, contribution type, and evaluation method is a multi-class text-classification problem, for which supervised learning is the natural approach. A supervised classifier learns a mapping from a feature representation of a document to a categorical label, using a set of labelled training examples. Several families of classifiers are relevant. Support Vector Machine (SVM) finds the hyperplane that maximally separates classes in a high-dimensional feature space and, with appropriate kernels and regularisation, performs strongly on sparse, high-dimensional text features. Stochastic Gradient Descent (SGD) classifiers optimise a linear model (for example, a hinge or logistic loss) by iterating over training examples; they scale well to large, sparse datasets and often match SVMs on text while training faster. Tree-based ensembles such as random forests and gradient-boosted trees combine many decision trees to capture non-linear interactions and provide feature-importance estimates, although they can be less effective than linear models on very high-dimensional sparse text. Multinomial Naïve Bayes provides a fast probabilistic baseline that models class-conditional word frequencies. Allam et al. (2025), surveying text-classification research from 2019 to 2024, report that contextual deep-learning representations consistently outperform classical algorithms, while also noting persistent challenges of overfitting, class imbalance, and computational cost considerations that motivate combining classical classifiers with modern embeddings rather than discarding either.</w:t>
      </w:r>
    </w:p>
    <w:p>
      <w:pPr>
        <w:pStyle w:val="Heading3"/>
        <w:rPr/>
      </w:pPr>
      <w:bookmarkStart w:id="38" w:name="_Toc233635236"/>
      <w:r>
        <w:rPr/>
        <w:t>2.4.2 Intuition Behind the Principal Classifiers</w:t>
      </w:r>
      <w:bookmarkEnd w:id="38"/>
    </w:p>
    <w:p>
      <w:pPr>
        <w:pStyle w:val="Normal"/>
        <w:spacing w:before="0" w:after="160"/>
        <w:jc w:val="both"/>
        <w:rPr/>
      </w:pPr>
      <w:r>
        <w:rPr/>
        <w:t>A brief intuition clarifies why particular classifiers suit this task. A support vector machine seeks the decision boundary that leaves the widest possible margin between classes; on text, where documents are points in a very high-dimensional term space, such margin-maximising boundaries generalise well and resist overfitting. A stochastic-gradient-descent classifier learns a similar linear boundary but updates its parameters one example at a time, which makes it fast and memory-frugal on large sparse matrices while retaining the strengths of linear models. Logistic regression outputs calibrated class probabilities, which is convenient for the confidence thresholding used in the human-in-the-loop mode. Random forests aggregate many decision trees trained on random subsets of features and examples, capturing non-linear interactions at the cost of higher sensitivity to dimensionality. Multinomial Naïve Bayes assumes conditional independence of terms given the class and, despite this strong assumption, provides a fast and surprisingly competitive baseline. The empirical comparison in Chapter Five tests these intuitions on the actual corpus.</w:t>
      </w:r>
    </w:p>
    <w:p>
      <w:pPr>
        <w:pStyle w:val="Heading3"/>
        <w:rPr/>
      </w:pPr>
      <w:bookmarkStart w:id="39" w:name="_Toc233635238"/>
      <w:r>
        <w:rPr/>
        <w:t>2.4.3 Transformer-Based Models</w:t>
      </w:r>
      <w:bookmarkEnd w:id="39"/>
    </w:p>
    <w:p>
      <w:pPr>
        <w:pStyle w:val="Normal"/>
        <w:spacing w:before="0" w:after="160"/>
        <w:jc w:val="both"/>
        <w:rPr/>
      </w:pPr>
      <w:r>
        <w:rPr/>
        <w:t>The transformer architecture introduced the self-attention mechanism, which weighs the relevance of every token to every other token in a sequence and thereby captures long-range context. BERT (Bidirectional Encoder Representations from Transformers) is a transformer encoder pre-trained on large corpora using masked-language-modelling and next-sentence objectives; it produces contextual representations in which the same word receives different vectors depending on its surroundings. Sentence-BERT (SBERT) adapts BERT with a Siamese training objective so that whole sentences or passages can be embedded efficiently and compared by cosine similarity, which makes it well suited to document-level clustering and retrieval. Transformer encoders are central to this study in two ways: they supply the sentence embeddings that represent each study for the thematic component and, where available, for the classifiers, and they underlie the class-based descriptors of the topic model. Their main costs, computational demand and the need for sufficient data, are mitigated here by using pre-trained models and by combining them with lighter classical components</w:t>
      </w:r>
    </w:p>
    <w:p>
      <w:pPr>
        <w:pStyle w:val="Heading3"/>
        <w:rPr/>
      </w:pPr>
      <w:bookmarkStart w:id="40" w:name="_Toc233635240"/>
      <w:r>
        <w:rPr/>
        <w:t>2.4.5 Topic Modelling Approaches</w:t>
      </w:r>
      <w:bookmarkEnd w:id="40"/>
    </w:p>
    <w:p>
      <w:pPr>
        <w:pStyle w:val="Normal"/>
        <w:spacing w:before="0" w:after="160"/>
        <w:jc w:val="both"/>
        <w:rPr/>
      </w:pPr>
      <w:r>
        <w:rPr/>
        <w:t>Thematic categories in a mapping study are latent and must be induced from the corpus, which is the province of topic modelling. Classical Latent Dirichlet Allocation (LDA) models each document as a mixture of topics and each topic as a distribution over words; it is interpretable but relies on bag-of-words features and can struggle with short or specialised texts. Embedding-based topic modelling, exemplified by BERTopic, instead embeds documents with a transformer, reduces the dimensionality of those embeddings (for example, with UMAP), clusters them, and derives interpretable topic descriptors with a class-based TF–IDF weighting. The clustering step can be density-based (HDBSCAN), which discovers the number of themes and flags outliers, or centroid-based (k-means), in which the number of clusters k is chosen by an internal validity index such as the silhouette coefficient, the mean over documents of how much closer each document is to its own cluster than to the nearest other cluster. Weißer et al. (2020) demonstrate the value of clustering for topic filtering within secondary studies, supporting the choice of an embedding-and-clustering approach for the thematic component of the pipeline.</w:t>
      </w:r>
    </w:p>
    <w:p>
      <w:pPr>
        <w:pStyle w:val="Heading2"/>
        <w:rPr/>
      </w:pPr>
      <w:bookmarkStart w:id="41" w:name="_Toc233635244"/>
      <w:r>
        <w:rPr/>
        <w:t>2.5 Related Work</w:t>
      </w:r>
      <w:bookmarkEnd w:id="41"/>
    </w:p>
    <w:p>
      <w:pPr>
        <w:pStyle w:val="Normal"/>
        <w:spacing w:before="0" w:after="160"/>
        <w:jc w:val="both"/>
        <w:rPr/>
      </w:pPr>
      <w:r>
        <w:rPr/>
        <w:t>Most directly relevant to this study, Felizardo et al. (2024) present a proof-of-concept that uses a large language model for data extraction in a software-engineering systematic mapping study. Their results indicate that automated extraction can approach manual quality for several facets while drastically reducing effort, but they report variability across data elements and caution that the approach requires careful evaluation against manual baselines. Zhao et al. (2021) provide a large-scale mapping study of natural language processing for requirements engineering, analysing 404 primary studies from 1983 to 2019; this work is doubly relevant because it exemplifies the kind of large mapping study whose extraction burden motivates automation and because it illustrates the classification facets an automated pipeline must reproduce. The present study builds on this direction by constructing a complete, reproducible pipeline that combines metadata feature extraction, supervised facet classification and transformer-based topic modelling, and by evaluating it against a manually conducted mapping study used as a manually annotated reference set. Table 1 summarises the related work and positions the present study within it.</w:t>
      </w:r>
    </w:p>
    <w:p>
      <w:pPr>
        <w:pStyle w:val="Caption"/>
        <w:spacing w:before="160" w:after="80"/>
        <w:rPr/>
      </w:pPr>
      <w:r>
        <w:rPr>
          <w:b/>
          <w:bCs/>
        </w:rPr>
        <w:t xml:space="preserve">Table </w:t>
      </w:r>
      <w:r>
        <w:rPr/>
        <w:fldChar w:fldCharType="begin"/>
      </w:r>
      <w:r>
        <w:rPr/>
        <w:instrText xml:space="preserve"> SEQ Table \* ARABIC </w:instrText>
      </w:r>
      <w:r>
        <w:rPr/>
        <w:fldChar w:fldCharType="separate"/>
      </w:r>
      <w:r>
        <w:rPr/>
        <w:t>1</w:t>
      </w:r>
      <w:r>
        <w:rPr/>
        <w:fldChar w:fldCharType="end"/>
      </w:r>
      <w:r>
        <w:rPr/>
        <w:t xml:space="preserve">: </w:t>
      </w:r>
      <w:bookmarkStart w:id="42" w:name="_Toc233635329"/>
      <w:r>
        <w:rPr/>
        <w:t>Summary of related work on review and mapping automation.</w:t>
      </w:r>
      <w:bookmarkEnd w:id="42"/>
    </w:p>
    <w:tbl>
      <w:tblPr>
        <w:tblW w:w="9360" w:type="dxa"/>
        <w:jc w:val="left"/>
        <w:tblInd w:w="0" w:type="dxa"/>
        <w:tblLayout w:type="fixed"/>
        <w:tblCellMar>
          <w:top w:w="50" w:type="dxa"/>
          <w:left w:w="90" w:type="dxa"/>
          <w:bottom w:w="50" w:type="dxa"/>
          <w:right w:w="90" w:type="dxa"/>
        </w:tblCellMar>
        <w:tblLook w:val="0000" w:noHBand="0" w:noVBand="0" w:firstColumn="0" w:lastRow="0" w:lastColumn="0" w:firstRow="0"/>
      </w:tblPr>
      <w:tblGrid>
        <w:gridCol w:w="2700"/>
        <w:gridCol w:w="2799"/>
        <w:gridCol w:w="2200"/>
        <w:gridCol w:w="1660"/>
      </w:tblGrid>
      <w:tr>
        <w:trPr>
          <w:tblHeader w:val="true"/>
        </w:trPr>
        <w:tc>
          <w:tcPr>
            <w:tcW w:w="270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rPr/>
            </w:pPr>
            <w:r>
              <w:rPr>
                <w:b/>
                <w:bCs/>
                <w:color w:val="FFFFFF"/>
                <w:sz w:val="22"/>
                <w:szCs w:val="22"/>
              </w:rPr>
              <w:t>Study</w:t>
            </w:r>
          </w:p>
        </w:tc>
        <w:tc>
          <w:tcPr>
            <w:tcW w:w="2799"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Focus</w:t>
            </w:r>
          </w:p>
        </w:tc>
        <w:tc>
          <w:tcPr>
            <w:tcW w:w="220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Stage automated</w:t>
            </w:r>
          </w:p>
        </w:tc>
        <w:tc>
          <w:tcPr>
            <w:tcW w:w="166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Domain</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Goldfarb-Tarrant et al. (2020)</w:t>
            </w:r>
          </w:p>
        </w:tc>
        <w:tc>
          <w:tcPr>
            <w:tcW w:w="27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Active-learning screening pipeline</w:t>
            </w:r>
          </w:p>
        </w:tc>
        <w:tc>
          <w:tcPr>
            <w:tcW w:w="22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Study selection</w:t>
            </w:r>
          </w:p>
        </w:tc>
        <w:tc>
          <w:tcPr>
            <w:tcW w:w="16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General</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Jonnalagadda et al. (2015)</w:t>
            </w:r>
          </w:p>
        </w:tc>
        <w:tc>
          <w:tcPr>
            <w:tcW w:w="27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Data-element extraction from full text</w:t>
            </w:r>
          </w:p>
        </w:tc>
        <w:tc>
          <w:tcPr>
            <w:tcW w:w="22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Data extraction</w:t>
            </w:r>
          </w:p>
        </w:tc>
        <w:tc>
          <w:tcPr>
            <w:tcW w:w="16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Biomedical</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Bui et al. (2016)</w:t>
            </w:r>
          </w:p>
        </w:tc>
        <w:tc>
          <w:tcPr>
            <w:tcW w:w="27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Extractive summarisation for extraction</w:t>
            </w:r>
          </w:p>
        </w:tc>
        <w:tc>
          <w:tcPr>
            <w:tcW w:w="22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Data extraction</w:t>
            </w:r>
          </w:p>
        </w:tc>
        <w:tc>
          <w:tcPr>
            <w:tcW w:w="16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Biomedical</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Tsou et al. (2020)</w:t>
            </w:r>
          </w:p>
        </w:tc>
        <w:tc>
          <w:tcPr>
            <w:tcW w:w="27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Screening-tool comparison</w:t>
            </w:r>
          </w:p>
        </w:tc>
        <w:tc>
          <w:tcPr>
            <w:tcW w:w="22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Study selection</w:t>
            </w:r>
          </w:p>
        </w:tc>
        <w:tc>
          <w:tcPr>
            <w:tcW w:w="16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Biomedical</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Sundaram &amp; Berleant (2023)</w:t>
            </w:r>
          </w:p>
        </w:tc>
        <w:tc>
          <w:tcPr>
            <w:tcW w:w="27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NLP/text-mining review of automation</w:t>
            </w:r>
          </w:p>
        </w:tc>
        <w:tc>
          <w:tcPr>
            <w:tcW w:w="22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Multiple</w:t>
            </w:r>
          </w:p>
        </w:tc>
        <w:tc>
          <w:tcPr>
            <w:tcW w:w="16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Cross-domain</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Felizardo et al. (2024)</w:t>
            </w:r>
          </w:p>
        </w:tc>
        <w:tc>
          <w:tcPr>
            <w:tcW w:w="27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LLM-based extraction (proof of concept)</w:t>
            </w:r>
          </w:p>
        </w:tc>
        <w:tc>
          <w:tcPr>
            <w:tcW w:w="22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Data extraction</w:t>
            </w:r>
          </w:p>
        </w:tc>
        <w:tc>
          <w:tcPr>
            <w:tcW w:w="16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Software eng.</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This study</w:t>
            </w:r>
          </w:p>
        </w:tc>
        <w:tc>
          <w:tcPr>
            <w:tcW w:w="27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ML pipeline for extraction &amp; mapping</w:t>
            </w:r>
          </w:p>
        </w:tc>
        <w:tc>
          <w:tcPr>
            <w:tcW w:w="22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Data extraction &amp; mapping</w:t>
            </w:r>
          </w:p>
        </w:tc>
        <w:tc>
          <w:tcPr>
            <w:tcW w:w="16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Software eng.</w:t>
            </w:r>
          </w:p>
        </w:tc>
      </w:tr>
    </w:tbl>
    <w:p>
      <w:pPr>
        <w:pStyle w:val="Normal"/>
        <w:spacing w:before="0" w:after="160"/>
        <w:jc w:val="both"/>
        <w:rPr>
          <w:ins w:id="3" w:author="Naale Josephat" w:date="2026-09-20T12:39:00Z"/>
        </w:rPr>
      </w:pPr>
      <w:ins w:id="2" w:author="Naale Josephat" w:date="2026-09-20T12:39:00Z">
        <w:r>
          <w:rPr/>
        </w:r>
      </w:ins>
    </w:p>
    <w:p>
      <w:pPr>
        <w:pStyle w:val="Normal"/>
        <w:spacing w:before="0" w:after="160"/>
        <w:jc w:val="both"/>
        <w:rPr/>
      </w:pPr>
      <w:r>
        <w:rPr/>
        <w:t>Several further studies inform the design of this work. Marshall and Wallace (2019) provide a practical guide to applying machine learning in research synthesis, cataloguing the points in the review process where automation is reliable and where human oversight remains necessary, and cautioning that automation should support rather than replace reviewer judgement; this motivates the human-in-the-loop mode adopted in Chapter Four. Petersen et al. (2008), in the foundational paper on systematic mapping in software engineering, establish the facet-based classification scheme that this study reproduces automatically, and their later update (Petersen et al., 2015) supplies the process model and the quality criteria against which the pipeline is judged. Together these studies frame the present work as a synthesis of an established methodology with modern representation learning.</w:t>
      </w:r>
    </w:p>
    <w:p>
      <w:pPr>
        <w:pStyle w:val="Normal"/>
        <w:spacing w:before="0" w:after="160"/>
        <w:jc w:val="both"/>
        <w:rPr/>
      </w:pPr>
      <w:r>
        <w:rPr/>
        <w:t>A recurring theme across the reviewed literature is the tension between generality and specificity. General tools are reusable but shallow, handling only fields common to many study types; specific tools are deep but brittle, requiring retraining for each new domain. The design adopted here seeks a middle path: a general pipeline architecture whose components are specialised to the software-engineering mapping task through a domain-specific annotated corpus, so that the architecture is reusable while the trained models are accurate for the target domain. The existing tools can be arranged along two dimensions: the review stage they automate and the domain they target. The overwhelming majority occupy the screening-and-biomedical region; very few address extraction in software engineering, and fewer still produce map-specific outputs. The present study deliberately occupies that sparsely populated region and adds the map-generation capability that even its nearest neighbours lack.</w:t>
      </w:r>
    </w:p>
    <w:p>
      <w:pPr>
        <w:pStyle w:val="Heading2"/>
        <w:rPr/>
      </w:pPr>
      <w:bookmarkStart w:id="43" w:name="_Toc233635245"/>
      <w:r>
        <w:rPr/>
        <w:t>2.6 Research Gap</w:t>
      </w:r>
      <w:bookmarkEnd w:id="43"/>
    </w:p>
    <w:p>
      <w:pPr>
        <w:pStyle w:val="Normal"/>
        <w:spacing w:before="0" w:after="160"/>
        <w:jc w:val="both"/>
        <w:rPr/>
      </w:pPr>
      <w:r>
        <w:rPr/>
        <w:t>Although the automation of systematic reviews has seen substantial advances in automating systematic literature reviews (SLR), the specific requirements of systematic mapping, such as thematic categorization, visual summaries, and comprehensive data extraction and mapping, are still inadequately addressed. This study aims to address this gap by employing a machine-learning approach to automate data extraction, a crucial step in the systematic mapping study process. This automation is expected to reduce errors and effort and minimize the time required to carry out the SMS process, making it more efficient. The goal is to gather unbiased evidence from primary studies and improve the reliability of the results. This study addresses these gaps by employing a machine learning approach to automate the data extraction and mapping step, reducing errors and effort, lowering the time required, gathering less biased evidence from primary studies, and improving the reliability of the resulting maps.</w:t>
      </w:r>
      <w:r>
        <w:br w:type="page"/>
      </w:r>
    </w:p>
    <w:p>
      <w:pPr>
        <w:pStyle w:val="Heading1"/>
        <w:spacing w:before="240" w:after="60"/>
        <w:jc w:val="center"/>
        <w:rPr/>
      </w:pPr>
      <w:bookmarkStart w:id="44" w:name="_Toc233635247"/>
      <w:r>
        <w:rPr/>
        <w:t>CHAPTER THREE</w:t>
      </w:r>
      <w:bookmarkEnd w:id="44"/>
    </w:p>
    <w:p>
      <w:pPr>
        <w:pStyle w:val="Normal"/>
        <w:spacing w:before="0" w:after="240"/>
        <w:jc w:val="center"/>
        <w:rPr/>
      </w:pPr>
      <w:r>
        <w:rPr>
          <w:b/>
          <w:bCs/>
          <w:sz w:val="28"/>
          <w:szCs w:val="28"/>
        </w:rPr>
        <w:t>RESEARCH METHODOLOGY</w:t>
      </w:r>
    </w:p>
    <w:p>
      <w:pPr>
        <w:pStyle w:val="Heading2"/>
        <w:rPr/>
      </w:pPr>
      <w:bookmarkStart w:id="45" w:name="_Toc233635248"/>
      <w:r>
        <w:rPr/>
        <w:t>3.1 Introduction</w:t>
      </w:r>
      <w:bookmarkEnd w:id="45"/>
    </w:p>
    <w:p>
      <w:pPr>
        <w:pStyle w:val="Normal"/>
        <w:spacing w:before="0" w:after="160"/>
        <w:jc w:val="both"/>
        <w:rPr/>
      </w:pPr>
      <w:r>
        <w:rPr/>
        <w:t>This chapter presents the methods and techniques used to achieve the research objectives. It describes the research design and approach, the data-science method followed, the corpus and the manually annotated labels, the unified set of metadata features, the successive stages of the pipeline from preprocessing to modelling, and the evaluation strategy, tools and ethical considerations. The chapter is structured so that each component is traceable to a specific objective and research question.</w:t>
      </w:r>
    </w:p>
    <w:p>
      <w:pPr>
        <w:pStyle w:val="Heading2"/>
        <w:rPr/>
      </w:pPr>
      <w:bookmarkStart w:id="46" w:name="_Toc233635249"/>
      <w:r>
        <w:rPr/>
        <w:t>3.2 Research Design</w:t>
      </w:r>
      <w:bookmarkEnd w:id="46"/>
    </w:p>
    <w:p>
      <w:pPr>
        <w:pStyle w:val="Normal"/>
        <w:spacing w:before="0" w:after="160"/>
        <w:jc w:val="both"/>
        <w:rPr/>
      </w:pPr>
      <w:r>
        <w:rPr/>
        <w:t>The study adopts an experimental research design situated within a design-science orientation: an artefact (the pipeline) is built and then evaluated experimentally against a baseline. The experimental design is appropriate because it permits a controlled comparison between the automated pipeline and a manually curated manually annotated reference set, so that effectiveness and efficiency can be quantified using objective metrics. The unit of analysis is the individual primary study (an academic paper), and the outcome of interest is the correctness of the extracted and mapped metadata relative to the baseline, together with the time required to produce it.</w:t>
      </w:r>
    </w:p>
    <w:p>
      <w:pPr>
        <w:pStyle w:val="Heading2"/>
        <w:rPr/>
      </w:pPr>
      <w:bookmarkStart w:id="47" w:name="_Toc233635250"/>
      <w:r>
        <w:rPr/>
        <w:t>3.3 Study Area</w:t>
      </w:r>
      <w:bookmarkEnd w:id="47"/>
    </w:p>
    <w:p>
      <w:pPr>
        <w:pStyle w:val="Normal"/>
        <w:spacing w:before="0" w:after="160"/>
        <w:jc w:val="both"/>
        <w:rPr/>
      </w:pPr>
      <w:r>
        <w:rPr/>
        <w:t>The study is conducted within the software-engineering domain. Behaviour-driven development is the topic of the reference mapping study, providing a coherent and well-documented corpus on which the pipeline is developed and evaluated before any generalisation to other topics is considered. The software-engineering domain is chosen deliberately because it is where the systematic-mapping methodology originated and where the established facet classifications (research type, contribution type, evaluation method) are most clearly defined.</w:t>
      </w:r>
    </w:p>
    <w:p>
      <w:pPr>
        <w:pStyle w:val="Heading2"/>
        <w:rPr/>
      </w:pPr>
      <w:bookmarkStart w:id="48" w:name="_Toc233635251"/>
      <w:r>
        <w:rPr/>
        <w:t>3.4 Research Approach and Method</w:t>
      </w:r>
      <w:bookmarkEnd w:id="48"/>
    </w:p>
    <w:p>
      <w:pPr>
        <w:pStyle w:val="Normal"/>
        <w:spacing w:before="0" w:after="160"/>
        <w:jc w:val="both"/>
        <w:rPr/>
      </w:pPr>
      <w:r>
        <w:rPr/>
        <w:t>The study employs a quantitative research approach, collecting and analysing numerical data derived from experimental results. The classifiers and thematic models are trained and tested on annotated software-engineering papers, and their outputs are compared against manual labels to determine whether automation reproduces expert mapping decisions and reduces effort.</w:t>
      </w:r>
    </w:p>
    <w:p>
      <w:pPr>
        <w:pStyle w:val="Normal"/>
        <w:spacing w:before="0" w:after="160"/>
        <w:jc w:val="both"/>
        <w:rPr/>
      </w:pPr>
      <w:r>
        <w:rPr/>
        <w:t>The work follows a typical data-science lifecycle that follows six stages, shown in Figure 2: business and process understanding, data acquisition and understanding, data preprocessing, data analysis, data modelling, and model deployment and evaluation. Each stage maps onto one or more specific objectives, ensuring that the methodology is traceable to the research questions.</w:t>
      </w:r>
    </w:p>
    <w:p>
      <w:pPr>
        <w:pStyle w:val="Normal"/>
        <w:spacing w:before="80" w:after="40"/>
        <w:jc w:val="center"/>
        <w:rPr/>
      </w:pPr>
      <w:r>
        <w:rPr/>
        <w:drawing>
          <wp:inline distT="0" distB="0" distL="0" distR="0">
            <wp:extent cx="6400800" cy="1388745"/>
            <wp:effectExtent l="0" t="0" r="0" b="0"/>
            <wp:docPr id="2" name="Picture 14254135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25413528" descr=""/>
                    <pic:cNvPicPr>
                      <a:picLocks noChangeAspect="1" noChangeArrowheads="1"/>
                    </pic:cNvPicPr>
                  </pic:nvPicPr>
                  <pic:blipFill>
                    <a:blip r:embed="rId5"/>
                    <a:stretch>
                      <a:fillRect/>
                    </a:stretch>
                  </pic:blipFill>
                  <pic:spPr bwMode="auto">
                    <a:xfrm>
                      <a:off x="0" y="0"/>
                      <a:ext cx="6400800" cy="1388745"/>
                    </a:xfrm>
                    <a:prstGeom prst="rect">
                      <a:avLst/>
                    </a:prstGeom>
                  </pic:spPr>
                </pic:pic>
              </a:graphicData>
            </a:graphic>
          </wp:inline>
        </w:drawing>
      </w:r>
    </w:p>
    <w:p>
      <w:pPr>
        <w:pStyle w:val="Caption"/>
        <w:spacing w:before="0" w:after="200"/>
        <w:jc w:val="center"/>
        <w:rPr/>
      </w:pPr>
      <w:r>
        <w:rPr>
          <w:b/>
          <w:bCs/>
        </w:rPr>
        <w:t xml:space="preserve">Figure </w:t>
      </w:r>
      <w:r>
        <w:rPr/>
        <w:fldChar w:fldCharType="begin"/>
      </w:r>
      <w:r>
        <w:rPr/>
        <w:instrText xml:space="preserve"> SEQ Figure \* ARABIC </w:instrText>
      </w:r>
      <w:r>
        <w:rPr/>
        <w:fldChar w:fldCharType="separate"/>
      </w:r>
      <w:r>
        <w:rPr/>
        <w:t>2</w:t>
      </w:r>
      <w:r>
        <w:rPr/>
        <w:fldChar w:fldCharType="end"/>
      </w:r>
      <w:bookmarkStart w:id="49" w:name="_Toc233635345"/>
      <w:r>
        <w:rPr/>
        <w:t>: The six-stage data-science lifecycle followed by the study.</w:t>
      </w:r>
      <w:bookmarkEnd w:id="49"/>
    </w:p>
    <w:p>
      <w:pPr>
        <w:pStyle w:val="Heading2"/>
        <w:rPr/>
      </w:pPr>
      <w:bookmarkStart w:id="50" w:name="_Toc233635252"/>
      <w:r>
        <w:rPr/>
        <w:t>3.5 Data Collection and the Manually Annotated Baseline</w:t>
      </w:r>
      <w:bookmarkEnd w:id="50"/>
    </w:p>
    <w:p>
      <w:pPr>
        <w:pStyle w:val="Normal"/>
        <w:spacing w:before="0" w:after="160"/>
        <w:jc w:val="both"/>
        <w:rPr/>
      </w:pPr>
      <w:r>
        <w:rPr/>
        <w:t>The study employs secondary data in the form of full-text academic publications. The research corpus comprises the primary studies included in the Behaviour-Driven Development (BDD) systematic mapping study conducted by Binamungu and Maro (2023). The studies were obtained in PDF format from publishers' digital libraries and scholarly databases, including IEEE Xplore, the ACM Digital Library, SpringerLink, ScienceDirect, and other relevant sources</w:t>
      </w:r>
    </w:p>
    <w:p>
      <w:pPr>
        <w:pStyle w:val="Normal"/>
        <w:spacing w:before="0" w:after="160"/>
        <w:jc w:val="both"/>
        <w:rPr/>
      </w:pPr>
      <w:r>
        <w:rPr/>
        <w:t xml:space="preserve">The mapping study by Binamungu and Maro (2023) provides the manually annotated classifications used in this research. Specifically, Appendix A reports the classification assigned by the original authors to each of the 166 primary studies with respect to research type, contribution type, and evaluation method. The corresponding reference list maps each reference number to the title of the associated publication. </w:t>
      </w:r>
    </w:p>
    <w:p>
      <w:pPr>
        <w:pStyle w:val="Normal"/>
        <w:spacing w:before="0" w:after="160"/>
        <w:jc w:val="both"/>
        <w:rPr/>
      </w:pPr>
      <w:r>
        <w:rPr/>
        <w:t>The initial corpus contained 126 PDF files. Four files were excluded from the analysis for clearly documented reasons. One file represented a complete conference proceedings volume rather than an individual primary study, one was an exact duplicate of another file, and two were publications that were not included among the 166 primary studies in the reference mapping study, including one publication that appeared after the search period of the original study. Following these exclusions, 122 PDF files remained for analysis. All 122 files correspond to primary studies included in the mapping study by Binamungu and Maro (2023) and were assigned the published manually annotated classifications. Three of the retained publications were image-only PDF scans and therefore required optical character recognition (OCR) to obtain machine-readable text</w:t>
      </w:r>
    </w:p>
    <w:p>
      <w:pPr>
        <w:pStyle w:val="Heading2"/>
        <w:rPr/>
      </w:pPr>
      <w:bookmarkStart w:id="51" w:name="_Toc233635253"/>
      <w:r>
        <w:rPr/>
        <w:t>3.6 Metadata Features for Mapping</w:t>
      </w:r>
      <w:bookmarkEnd w:id="51"/>
    </w:p>
    <w:p>
      <w:pPr>
        <w:pStyle w:val="Normal"/>
        <w:spacing w:before="0" w:after="160"/>
        <w:jc w:val="both"/>
        <w:rPr/>
      </w:pPr>
      <w:r>
        <w:rPr/>
        <w:t xml:space="preserve">In line with the first objective, the pipeline targets a unified set of metadata features, organised into two groups. The first group comprises descriptive bibliographic metadata available from the document, and its records are title, abstract, author keywords, publication year, authors, venue, and publication type. The second group comprises the analytical map-defining facets, which are research type, contribution type, evaluation method, and thematic category. Table 2 defines the facets and their categories. </w:t>
      </w:r>
    </w:p>
    <w:p>
      <w:pPr>
        <w:pStyle w:val="Caption"/>
        <w:spacing w:before="160" w:after="80"/>
        <w:rPr/>
      </w:pPr>
      <w:r>
        <w:rPr/>
        <w:t xml:space="preserve">Table </w:t>
      </w:r>
      <w:r>
        <w:rPr/>
        <w:fldChar w:fldCharType="begin"/>
      </w:r>
      <w:r>
        <w:rPr/>
        <w:instrText xml:space="preserve"> SEQ Table \* ARABIC </w:instrText>
      </w:r>
      <w:r>
        <w:rPr/>
        <w:fldChar w:fldCharType="separate"/>
      </w:r>
      <w:r>
        <w:rPr/>
        <w:t>2</w:t>
      </w:r>
      <w:r>
        <w:rPr/>
        <w:fldChar w:fldCharType="end"/>
      </w:r>
      <w:r>
        <w:rPr/>
        <w:t xml:space="preserve">: </w:t>
      </w:r>
      <w:bookmarkStart w:id="52" w:name="_Toc233635330"/>
      <w:r>
        <w:rPr/>
        <w:t>Classification facets and categories used in the mapping.</w:t>
      </w:r>
      <w:bookmarkEnd w:id="52"/>
    </w:p>
    <w:tbl>
      <w:tblPr>
        <w:tblStyle w:val="TableGrid"/>
        <w:tblW w:w="936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100"/>
        <w:gridCol w:w="3399"/>
        <w:gridCol w:w="3861"/>
      </w:tblGrid>
      <w:tr>
        <w:trPr/>
        <w:tc>
          <w:tcPr>
            <w:tcW w:w="2100" w:type="dxa"/>
            <w:tcBorders/>
          </w:tcPr>
          <w:p>
            <w:pPr>
              <w:pStyle w:val="Normal"/>
              <w:widowControl/>
              <w:spacing w:lineRule="auto" w:line="276"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2"/>
                <w:szCs w:val="22"/>
                <w:lang w:val="en-TZ" w:eastAsia="en-TZ" w:bidi="ar-SA"/>
              </w:rPr>
              <w:t>Facet</w:t>
            </w:r>
          </w:p>
        </w:tc>
        <w:tc>
          <w:tcPr>
            <w:tcW w:w="3399" w:type="dxa"/>
            <w:tcBorders/>
          </w:tcPr>
          <w:p>
            <w:pPr>
              <w:pStyle w:val="Normal"/>
              <w:widowControl/>
              <w:spacing w:lineRule="auto" w:line="276" w:before="0" w:after="0"/>
              <w:jc w:val="center"/>
              <w:rPr>
                <w:rFonts w:ascii="Times New Roman" w:hAnsi="Times New Roman" w:eastAsia="Times New Roman" w:cs="Times New Roman"/>
                <w:kern w:val="0"/>
                <w:sz w:val="24"/>
                <w:szCs w:val="24"/>
                <w:lang w:val="en-TZ" w:eastAsia="en-TZ" w:bidi="ar-SA"/>
              </w:rPr>
            </w:pPr>
            <w:r>
              <w:rPr>
                <w:rFonts w:eastAsia="Times New Roman" w:cs="Times New Roman"/>
                <w:kern w:val="0"/>
                <w:sz w:val="22"/>
                <w:szCs w:val="22"/>
                <w:lang w:val="en-TZ" w:eastAsia="en-TZ" w:bidi="ar-SA"/>
              </w:rPr>
              <w:t>Categories</w:t>
            </w:r>
          </w:p>
        </w:tc>
        <w:tc>
          <w:tcPr>
            <w:tcW w:w="3861" w:type="dxa"/>
            <w:tcBorders/>
          </w:tcPr>
          <w:p>
            <w:pPr>
              <w:pStyle w:val="Normal"/>
              <w:widowControl/>
              <w:spacing w:lineRule="auto" w:line="276" w:before="0" w:after="0"/>
              <w:jc w:val="center"/>
              <w:rPr>
                <w:rFonts w:ascii="Times New Roman" w:hAnsi="Times New Roman" w:eastAsia="Times New Roman" w:cs="Times New Roman"/>
                <w:kern w:val="0"/>
                <w:sz w:val="24"/>
                <w:szCs w:val="24"/>
                <w:lang w:val="en-TZ" w:eastAsia="en-TZ" w:bidi="ar-SA"/>
              </w:rPr>
            </w:pPr>
            <w:r>
              <w:rPr>
                <w:rFonts w:eastAsia="Times New Roman" w:cs="Times New Roman"/>
                <w:kern w:val="0"/>
                <w:sz w:val="22"/>
                <w:szCs w:val="22"/>
                <w:lang w:val="en-TZ" w:eastAsia="en-TZ" w:bidi="ar-SA"/>
              </w:rPr>
              <w:t>Description</w:t>
            </w:r>
          </w:p>
        </w:tc>
      </w:tr>
      <w:tr>
        <w:trPr/>
        <w:tc>
          <w:tcPr>
            <w:tcW w:w="2100" w:type="dxa"/>
            <w:tcBorders/>
          </w:tcPr>
          <w:p>
            <w:pPr>
              <w:pStyle w:val="Normal"/>
              <w:widowControl/>
              <w:spacing w:lineRule="auto" w:line="276"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2"/>
                <w:szCs w:val="22"/>
                <w:lang w:val="en-TZ" w:eastAsia="en-TZ" w:bidi="ar-SA"/>
              </w:rPr>
              <w:t>Research type</w:t>
            </w:r>
          </w:p>
        </w:tc>
        <w:tc>
          <w:tcPr>
            <w:tcW w:w="3399" w:type="dxa"/>
            <w:tcBorders/>
          </w:tcPr>
          <w:p>
            <w:pPr>
              <w:pStyle w:val="Normal"/>
              <w:widowControl/>
              <w:spacing w:lineRule="auto" w:line="276" w:before="0" w:after="0"/>
              <w:jc w:val="center"/>
              <w:rPr>
                <w:rFonts w:ascii="Times New Roman" w:hAnsi="Times New Roman" w:eastAsia="Times New Roman" w:cs="Times New Roman"/>
                <w:kern w:val="0"/>
                <w:sz w:val="24"/>
                <w:szCs w:val="24"/>
                <w:lang w:val="en-TZ" w:eastAsia="en-TZ" w:bidi="ar-SA"/>
              </w:rPr>
            </w:pPr>
            <w:r>
              <w:rPr>
                <w:rFonts w:eastAsia="Times New Roman" w:cs="Times New Roman"/>
                <w:kern w:val="0"/>
                <w:sz w:val="22"/>
                <w:szCs w:val="22"/>
                <w:lang w:val="en-TZ" w:eastAsia="en-TZ" w:bidi="ar-SA"/>
              </w:rPr>
              <w:t>Solution proposal, validation research, evaluation research, experience paper, philosophical paper, opinion paper</w:t>
            </w:r>
          </w:p>
        </w:tc>
        <w:tc>
          <w:tcPr>
            <w:tcW w:w="3861" w:type="dxa"/>
            <w:tcBorders/>
          </w:tcPr>
          <w:p>
            <w:pPr>
              <w:pStyle w:val="Normal"/>
              <w:widowControl/>
              <w:spacing w:lineRule="auto" w:line="276" w:before="0" w:after="0"/>
              <w:jc w:val="center"/>
              <w:rPr>
                <w:rFonts w:ascii="Times New Roman" w:hAnsi="Times New Roman" w:eastAsia="Times New Roman" w:cs="Times New Roman"/>
                <w:kern w:val="0"/>
                <w:sz w:val="24"/>
                <w:szCs w:val="24"/>
                <w:lang w:val="en-TZ" w:eastAsia="en-TZ" w:bidi="ar-SA"/>
              </w:rPr>
            </w:pPr>
            <w:r>
              <w:rPr>
                <w:rFonts w:eastAsia="Times New Roman" w:cs="Times New Roman"/>
                <w:kern w:val="0"/>
                <w:sz w:val="22"/>
                <w:szCs w:val="22"/>
                <w:lang w:val="en-TZ" w:eastAsia="en-TZ" w:bidi="ar-SA"/>
              </w:rPr>
              <w:t>Captures the nature and maturity of the contribution, following Wieringa et al. (2006) as applied by Binamungu and Maro (2023).</w:t>
            </w:r>
          </w:p>
        </w:tc>
      </w:tr>
      <w:tr>
        <w:trPr/>
        <w:tc>
          <w:tcPr>
            <w:tcW w:w="2100" w:type="dxa"/>
            <w:tcBorders/>
          </w:tcPr>
          <w:p>
            <w:pPr>
              <w:pStyle w:val="Normal"/>
              <w:widowControl/>
              <w:spacing w:lineRule="auto" w:line="276"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2"/>
                <w:szCs w:val="22"/>
                <w:lang w:val="en-TZ" w:eastAsia="en-TZ" w:bidi="ar-SA"/>
              </w:rPr>
              <w:t>Contribution type</w:t>
            </w:r>
          </w:p>
        </w:tc>
        <w:tc>
          <w:tcPr>
            <w:tcW w:w="3399" w:type="dxa"/>
            <w:tcBorders/>
          </w:tcPr>
          <w:p>
            <w:pPr>
              <w:pStyle w:val="Normal"/>
              <w:widowControl/>
              <w:spacing w:lineRule="auto" w:line="276" w:before="0" w:after="0"/>
              <w:jc w:val="center"/>
              <w:rPr>
                <w:rFonts w:ascii="Times New Roman" w:hAnsi="Times New Roman" w:eastAsia="Times New Roman" w:cs="Times New Roman"/>
                <w:kern w:val="0"/>
                <w:sz w:val="24"/>
                <w:szCs w:val="24"/>
                <w:lang w:val="en-TZ" w:eastAsia="en-TZ" w:bidi="ar-SA"/>
              </w:rPr>
            </w:pPr>
            <w:r>
              <w:rPr>
                <w:rFonts w:eastAsia="Times New Roman" w:cs="Times New Roman"/>
                <w:kern w:val="0"/>
                <w:sz w:val="22"/>
                <w:szCs w:val="22"/>
                <w:lang w:val="en-TZ" w:eastAsia="en-TZ" w:bidi="ar-SA"/>
              </w:rPr>
              <w:t>Tool, method, process, model, metric, empirical insights</w:t>
            </w:r>
          </w:p>
        </w:tc>
        <w:tc>
          <w:tcPr>
            <w:tcW w:w="3861" w:type="dxa"/>
            <w:tcBorders/>
          </w:tcPr>
          <w:p>
            <w:pPr>
              <w:pStyle w:val="Normal"/>
              <w:widowControl/>
              <w:spacing w:lineRule="auto" w:line="276" w:before="0" w:after="0"/>
              <w:jc w:val="center"/>
              <w:rPr>
                <w:rFonts w:ascii="Times New Roman" w:hAnsi="Times New Roman" w:eastAsia="Times New Roman" w:cs="Times New Roman"/>
                <w:kern w:val="0"/>
                <w:sz w:val="24"/>
                <w:szCs w:val="24"/>
                <w:lang w:val="en-TZ" w:eastAsia="en-TZ" w:bidi="ar-SA"/>
              </w:rPr>
            </w:pPr>
            <w:r>
              <w:rPr>
                <w:rFonts w:eastAsia="Times New Roman" w:cs="Times New Roman"/>
                <w:kern w:val="0"/>
                <w:sz w:val="22"/>
                <w:szCs w:val="22"/>
                <w:lang w:val="en-TZ" w:eastAsia="en-TZ" w:bidi="ar-SA"/>
              </w:rPr>
              <w:t>Identifies the kind of artefact or knowledge a study contributes.</w:t>
            </w:r>
          </w:p>
        </w:tc>
      </w:tr>
      <w:tr>
        <w:trPr/>
        <w:tc>
          <w:tcPr>
            <w:tcW w:w="2100" w:type="dxa"/>
            <w:tcBorders/>
          </w:tcPr>
          <w:p>
            <w:pPr>
              <w:pStyle w:val="Normal"/>
              <w:widowControl/>
              <w:spacing w:lineRule="auto" w:line="276"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2"/>
                <w:szCs w:val="22"/>
                <w:lang w:val="en-TZ" w:eastAsia="en-TZ" w:bidi="ar-SA"/>
              </w:rPr>
              <w:t>Evaluation method</w:t>
            </w:r>
          </w:p>
        </w:tc>
        <w:tc>
          <w:tcPr>
            <w:tcW w:w="3399" w:type="dxa"/>
            <w:tcBorders/>
          </w:tcPr>
          <w:p>
            <w:pPr>
              <w:pStyle w:val="Normal"/>
              <w:widowControl/>
              <w:spacing w:lineRule="auto" w:line="276" w:before="0" w:after="0"/>
              <w:jc w:val="center"/>
              <w:rPr>
                <w:rFonts w:ascii="Times New Roman" w:hAnsi="Times New Roman" w:eastAsia="Times New Roman" w:cs="Times New Roman"/>
                <w:kern w:val="0"/>
                <w:sz w:val="24"/>
                <w:szCs w:val="24"/>
                <w:lang w:val="en-TZ" w:eastAsia="en-TZ" w:bidi="ar-SA"/>
              </w:rPr>
            </w:pPr>
            <w:r>
              <w:rPr>
                <w:rFonts w:eastAsia="Times New Roman" w:cs="Times New Roman"/>
                <w:kern w:val="0"/>
                <w:sz w:val="22"/>
                <w:szCs w:val="22"/>
                <w:lang w:val="en-TZ" w:eastAsia="en-TZ" w:bidi="ar-SA"/>
              </w:rPr>
              <w:t>Example, case study, experiment, experience report, discussion, rigorous analysis, simulation</w:t>
            </w:r>
          </w:p>
        </w:tc>
        <w:tc>
          <w:tcPr>
            <w:tcW w:w="3861" w:type="dxa"/>
            <w:tcBorders/>
          </w:tcPr>
          <w:p>
            <w:pPr>
              <w:pStyle w:val="Normal"/>
              <w:widowControl/>
              <w:spacing w:lineRule="auto" w:line="276" w:before="0" w:after="0"/>
              <w:jc w:val="center"/>
              <w:rPr>
                <w:rFonts w:ascii="Times New Roman" w:hAnsi="Times New Roman" w:eastAsia="Times New Roman" w:cs="Times New Roman"/>
                <w:kern w:val="0"/>
                <w:sz w:val="24"/>
                <w:szCs w:val="24"/>
                <w:lang w:val="en-TZ" w:eastAsia="en-TZ" w:bidi="ar-SA"/>
              </w:rPr>
            </w:pPr>
            <w:r>
              <w:rPr>
                <w:rFonts w:eastAsia="Times New Roman" w:cs="Times New Roman"/>
                <w:kern w:val="0"/>
                <w:sz w:val="22"/>
                <w:szCs w:val="22"/>
                <w:lang w:val="en-TZ" w:eastAsia="en-TZ" w:bidi="ar-SA"/>
              </w:rPr>
              <w:t>Records how the contribution was assessed and the strength of its empirical grounding.</w:t>
            </w:r>
          </w:p>
        </w:tc>
      </w:tr>
      <w:tr>
        <w:trPr/>
        <w:tc>
          <w:tcPr>
            <w:tcW w:w="2100" w:type="dxa"/>
            <w:tcBorders/>
          </w:tcPr>
          <w:p>
            <w:pPr>
              <w:pStyle w:val="Normal"/>
              <w:widowControl/>
              <w:spacing w:lineRule="auto" w:line="276"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2"/>
                <w:szCs w:val="22"/>
                <w:lang w:val="en-TZ" w:eastAsia="en-TZ" w:bidi="ar-SA"/>
              </w:rPr>
              <w:t>Thematic category</w:t>
            </w:r>
          </w:p>
        </w:tc>
        <w:tc>
          <w:tcPr>
            <w:tcW w:w="3399" w:type="dxa"/>
            <w:tcBorders/>
          </w:tcPr>
          <w:p>
            <w:pPr>
              <w:pStyle w:val="Normal"/>
              <w:widowControl/>
              <w:spacing w:lineRule="auto" w:line="276" w:before="0" w:after="0"/>
              <w:jc w:val="center"/>
              <w:rPr>
                <w:rFonts w:ascii="Times New Roman" w:hAnsi="Times New Roman" w:eastAsia="Times New Roman" w:cs="Times New Roman"/>
                <w:kern w:val="0"/>
                <w:sz w:val="24"/>
                <w:szCs w:val="24"/>
                <w:lang w:val="en-TZ" w:eastAsia="en-TZ" w:bidi="ar-SA"/>
              </w:rPr>
            </w:pPr>
            <w:r>
              <w:rPr>
                <w:rFonts w:eastAsia="Times New Roman" w:cs="Times New Roman"/>
                <w:kern w:val="0"/>
                <w:sz w:val="22"/>
                <w:szCs w:val="22"/>
                <w:lang w:val="en-TZ" w:eastAsia="en-TZ" w:bidi="ar-SA"/>
              </w:rPr>
              <w:t>Induced from the corpus</w:t>
            </w:r>
          </w:p>
        </w:tc>
        <w:tc>
          <w:tcPr>
            <w:tcW w:w="3861" w:type="dxa"/>
            <w:tcBorders/>
          </w:tcPr>
          <w:p>
            <w:pPr>
              <w:pStyle w:val="Normal"/>
              <w:widowControl/>
              <w:spacing w:lineRule="auto" w:line="276" w:before="0" w:after="0"/>
              <w:jc w:val="center"/>
              <w:rPr>
                <w:rFonts w:ascii="Times New Roman" w:hAnsi="Times New Roman" w:eastAsia="Times New Roman" w:cs="Times New Roman"/>
                <w:kern w:val="0"/>
                <w:sz w:val="24"/>
                <w:szCs w:val="24"/>
                <w:lang w:val="en-TZ" w:eastAsia="en-TZ" w:bidi="ar-SA"/>
              </w:rPr>
            </w:pPr>
            <w:r>
              <w:rPr>
                <w:rFonts w:eastAsia="Times New Roman" w:cs="Times New Roman"/>
                <w:kern w:val="0"/>
                <w:sz w:val="22"/>
                <w:szCs w:val="22"/>
                <w:lang w:val="en-TZ" w:eastAsia="en-TZ" w:bidi="ar-SA"/>
              </w:rPr>
              <w:t>Topic clusters derived from document embeddings, representing the principal sub-themes.</w:t>
            </w:r>
          </w:p>
        </w:tc>
      </w:tr>
    </w:tbl>
    <w:p>
      <w:pPr>
        <w:pStyle w:val="Heading2"/>
        <w:rPr/>
      </w:pPr>
      <w:bookmarkStart w:id="53" w:name="_Toc233635254"/>
      <w:r>
        <w:rPr/>
        <w:t>3.7 Data Preparation</w:t>
      </w:r>
      <w:bookmarkEnd w:id="53"/>
    </w:p>
    <w:p>
      <w:pPr>
        <w:pStyle w:val="Normal"/>
        <w:spacing w:before="0" w:after="160"/>
        <w:jc w:val="both"/>
        <w:rPr/>
      </w:pPr>
      <w:r>
        <w:rPr/>
        <w:t>Text preprocessing prepares raw textual data for analysis. Full-text papers are first parsed from PDF into plain text with pdfplumber; a document whose pages contain no text layer (a scanned PDF) is passed page by page through the Tesseract optical-character-recognition engine instead. The abstract is located by a cascade of four strategies of decreasing strictness (a tightly delimited "Abstract" heading, a liberal look-ahead up to the next section heading, the text up to the first numbered heading, and finally the first 400 words of the body), so that every document yields a usable abstract. The reference list is stripped from the body so that cited titles do not contaminate either the cue counts or the term statistics. Two views of each document are then kept: the whole body text without references, used by the facet assignment module and for TF–IDF features, and the title plus abstract, used for the sentence embeddings of the thematic component. Normalisation is deliberately light (lowercasing, tokenisation and English stop-word removal for the TF–IDF branch; no stemming), because the cue phrases and the transformer encoder both rely on natural surface forms.</w:t>
      </w:r>
    </w:p>
    <w:p>
      <w:pPr>
        <w:pStyle w:val="Heading2"/>
        <w:rPr/>
      </w:pPr>
      <w:bookmarkStart w:id="54" w:name="_Toc233635255"/>
      <w:r>
        <w:rPr/>
        <w:t>3.8 Text Representation and Feature Engineering</w:t>
      </w:r>
      <w:bookmarkEnd w:id="54"/>
    </w:p>
    <w:p>
      <w:pPr>
        <w:pStyle w:val="Normal"/>
        <w:spacing w:before="0" w:after="160"/>
        <w:jc w:val="both"/>
        <w:rPr/>
      </w:pPr>
      <w:r>
        <w:rPr/>
        <w:t>Classifiers operate on numerical features, so text must first be represented as vectors. The Bag-of-Words model represents a document by term frequencies while ignoring word order, and Term Frequency–Inverse Document Frequency (TF–IDF) weights each term by its frequency in the document relative to its rarity across the corpus, emphasising discriminative terms. These sparse representations are interpretable and effective for topic-bearing vocabulary, but they ignore context and treat synonyms as unrelated. Distributed embeddings address this by encoding words or sentences as dense vectors in a continuous space, so that semantically similar texts lie close together. Sentence-level embeddings, in particular, summarise an entire passage in a single vector and have been shown to support strong clustering and classification with relatively few labelled examples. The pipeline in this study combines TF–IDF with sentence embeddings so classifiers benefit from both discriminative surface terms and semantic context.</w:t>
      </w:r>
    </w:p>
    <w:p>
      <w:pPr>
        <w:pStyle w:val="Normal"/>
        <w:spacing w:before="0" w:after="160"/>
        <w:jc w:val="both"/>
        <w:rPr/>
      </w:pPr>
      <w:r>
        <w:rPr/>
        <w:t>A small illustration clarifies how TF–IDF surfaces discriminative terms. In a corpus of mapping-study papers, a term such as “research” appears in almost every document and therefore carries a near-zero inverse-document-frequency, contributing little regardless of how often it occurs. A rarer, topic-bearing term such as “Gherkin” or “bubble plot” appears in few documents and so carries a high inverse-document-frequency; when it also appears several times in a given paper, its TF–IDF weight is large and it strongly characterises that paper. This is exactly the behaviour a facet classifier needs, because it amplifies the terms that distinguish one category from another and suppresses generic academic vocabulary. Its limitation is that it cannot see that “assessed in practice” and “evaluated through a case study” mean something similar is what the sentence embeddings compensate for, which is why the two representations are combined.</w:t>
      </w:r>
    </w:p>
    <w:p>
      <w:pPr>
        <w:pStyle w:val="Heading2"/>
        <w:rPr/>
      </w:pPr>
      <w:r>
        <w:rPr/>
        <w:t>3.9 Model Selection and Training</w:t>
      </w:r>
    </w:p>
    <w:p>
      <w:pPr>
        <w:pStyle w:val="Normal"/>
        <w:spacing w:before="0" w:after="160"/>
        <w:jc w:val="both"/>
        <w:rPr/>
      </w:pPr>
      <w:r>
        <w:rPr/>
        <w:t>The study trains no model on human-annotated data. Facets are assigned without supervision, and thematic categories are induced without supervision, so model selection concerns the choice of representation, of algorithm and of hyperparameters rather than the fitting of a classifier to labelled examples.</w:t>
      </w:r>
    </w:p>
    <w:p>
      <w:pPr>
        <w:pStyle w:val="Normal"/>
        <w:spacing w:before="0" w:after="160"/>
        <w:jc w:val="both"/>
        <w:rPr/>
      </w:pPr>
      <w:r>
        <w:rPr/>
        <w:t>Facets are assigned by comparison with natural-language descriptions of the published category definitions. Each category is characterised by a small set of anchor sentences composed from its definition. Anchors and documents are encoded by a single sentence-transformer model, and a document is assigned to the category whose closest anchor it most resembles. Because similarities are not comparable across categories, each category's scores are standardised across the corpus before comparison, which prevents a category whose description happens to resemble academic prose in general from absorbing the corpus. The separation between the winning category and the runner-up is retained as a measure of confidence.</w:t>
      </w:r>
    </w:p>
    <w:p>
      <w:pPr>
        <w:pStyle w:val="Normal"/>
        <w:spacing w:before="0" w:after="160"/>
        <w:jc w:val="both"/>
        <w:rPr/>
      </w:pPr>
      <w:r>
        <w:rPr/>
        <w:t>The choice of text representation was settled empirically rather than assumed. Four representations were compared on the same corpus under the same clustering procedure: bag-of-words counts over unigrams and bigrams, term-frequency-inverse-document-frequency weighting, that weighting reduced by truncated singular value decomposition, and sentence-transformer embeddings. The comparison used criteria that require no labels, namely the silhouette coefficient, the Davies-Bouldin index and the topic coherence of the terms that characterise each resulting group.</w:t>
      </w:r>
    </w:p>
    <w:p>
      <w:pPr>
        <w:pStyle w:val="Normal"/>
        <w:spacing w:before="0" w:after="160"/>
        <w:jc w:val="both"/>
        <w:rPr/>
      </w:pPr>
      <w:r>
        <w:rPr/>
        <w:t>Thematic categorisation proceeds by reducing the document embeddings with uniform manifold approximation and projection and clustering the reduced space. Two clustering algorithms are fitted so that the result does not rest upon a single procedure: k-means, whose number of clusters is selected by the silhouette coefficient over a sweep, and a density-based alternative which determines its own number of clusters and is permitted to leave documents unassigned. Descriptive terms for each group are obtained by class-based term-frequency-inverse-document-frequency weighting, so that a group is named by the terms that distinguish it rather than by the terms that are merely frequent within it.</w:t>
      </w:r>
    </w:p>
    <w:p>
      <w:pPr>
        <w:pStyle w:val="Normal"/>
        <w:spacing w:before="0" w:after="160"/>
        <w:jc w:val="both"/>
        <w:rPr/>
      </w:pPr>
      <w:r>
        <w:rPr/>
        <w:t>Hyperparameters are selected by exhaustive grid search over the dimensionality of the reduction, the size of its neighbourhood and the number of clusters, scored by the silhouette coefficient together with topic coherence. Configurations that produce a group too small to interpret are excluded. The search is recorded in full so that the selected configuration can be seen in the context of those rejected.</w:t>
      </w:r>
    </w:p>
    <w:p>
      <w:pPr>
        <w:pStyle w:val="Heading2"/>
        <w:rPr/>
      </w:pPr>
      <w:r>
        <w:rPr/>
        <w:t>3.10 Model Evaluation</w:t>
      </w:r>
    </w:p>
    <w:p>
      <w:pPr>
        <w:pStyle w:val="Normal"/>
        <w:spacing w:before="0" w:after="160"/>
        <w:jc w:val="both"/>
        <w:rPr/>
      </w:pPr>
      <w:r>
        <w:rPr/>
        <w:t>Evaluation is constrained by the absence of a manually annotated reference set. No sample of studies was labelled independently by a human annotator against the category definitions, and in consequence accuracy, precision and recall against expert judgement cannot be computed at the level of the individual paper. The evaluation strategy is designed around that constraint and consists of four components, each of which is reported with an explicit statement of what it does and does not establish.</w:t>
      </w:r>
    </w:p>
    <w:p>
      <w:pPr>
        <w:pStyle w:val="Normal"/>
        <w:spacing w:before="0" w:after="160"/>
        <w:jc w:val="both"/>
        <w:rPr/>
      </w:pPr>
      <w:r>
        <w:rPr/>
        <w:t>The first component is an internal audit of the facet assignments. A classifier is trained upon the assignments the pipeline itself produced and evaluated out of fold under stratified five-fold cross-validation, with the macro-averaged F1 score as the criterion so that rare categories weigh as heavily as common ones. This measures whether the assignments are recoverable from the text, which is a necessary condition for their being meaningful. It does not measure whether they are correct, and a category that cannot be recovered from its own assignments is treated as evidence that the category carries no signal.</w:t>
      </w:r>
    </w:p>
    <w:p>
      <w:pPr>
        <w:pStyle w:val="Normal"/>
        <w:spacing w:before="0" w:after="160"/>
        <w:jc w:val="both"/>
        <w:rPr/>
      </w:pPr>
      <w:r>
        <w:rPr/>
        <w:t>The second component compares aggregate distributions with a published manual mapping of the same field. For each facet the share of studies the pipeline places in each category is compared with the published share, by the mean absolute error of the shares and by the correlation between the two share vectors. This is an indirect check: it can reveal a distribution whose shape is implausible, and it cannot confirm that any individual study is correctly placed. The reference corpus overlaps with but is not identical to the corpus analysed here, so exact correspondence would not be expected even from a perfect pipeline.</w:t>
      </w:r>
    </w:p>
    <w:p>
      <w:pPr>
        <w:pStyle w:val="Normal"/>
        <w:spacing w:before="0" w:after="160"/>
        <w:jc w:val="both"/>
        <w:rPr/>
      </w:pPr>
      <w:r>
        <w:rPr/>
        <w:t>The third component evaluates the clustering by criteria that require no labels: the silhouette coefficient, the Davies-Bouldin index, the topic coherence of the descriptive terms, and the stability of the grouping under resampling, measured by the adjusted Rand index between clusterings fitted to overlapping subsamples. Stability is given weight alongside separation, on the reasoning that a grouping which does not survive the exchange of a fifth of the corpus is not a finding. The silhouette coefficient is interpreted with care, since its value depends upon the space in which it is computed and rises sharply under dimensionality reduction without the grouping itself improving.</w:t>
      </w:r>
    </w:p>
    <w:p>
      <w:pPr>
        <w:pStyle w:val="Normal"/>
        <w:spacing w:before="0" w:after="160"/>
        <w:jc w:val="both"/>
        <w:rPr/>
      </w:pPr>
      <w:r>
        <w:rPr/>
        <w:t>The fourth component measures efficiency as the wall-clock time required to process the corpus, reported per study. This measurement is compared with published estimates of the time a human reviewer requires for the same task. The comparison is asymmetric, in that the automated figure is measured in this study while the manual figure is drawn from the literature, and it is reported as an indication of magnitude rather than as a controlled comparison.</w:t>
      </w:r>
    </w:p>
    <w:p>
      <w:pPr>
        <w:pStyle w:val="Normal"/>
        <w:spacing w:before="0" w:after="160"/>
        <w:jc w:val="both"/>
        <w:rPr/>
      </w:pPr>
      <w:r>
        <w:rPr/>
        <w:t>A confidence signal accompanies every facet assignment, and its usefulness is itself evaluated. Since correctness cannot be established, the signal is tested against a computable proxy: whether the assignments it marks as uncertain are disproportionately those that the internal audit cannot recover. A signal that orders studies usefully is serviceable for directing human review even where its absolute reliability is unknown.</w:t>
      </w:r>
    </w:p>
    <w:p>
      <w:pPr>
        <w:pStyle w:val="Heading2"/>
        <w:rPr/>
      </w:pPr>
      <w:bookmarkStart w:id="55" w:name="_Toc233635258"/>
      <w:r>
        <w:rPr/>
        <w:t>3.11 Tools and Materials</w:t>
      </w:r>
      <w:bookmarkEnd w:id="55"/>
    </w:p>
    <w:p>
      <w:pPr>
        <w:pStyle w:val="Normal"/>
        <w:spacing w:before="0" w:after="160"/>
        <w:jc w:val="both"/>
        <w:rPr>
          <w:ins w:id="4" w:author="Naale Josephat" w:date="2026-09-20T14:19:00Z"/>
        </w:rPr>
      </w:pPr>
      <w:r>
        <w:rPr/>
        <w:t xml:space="preserve">Development uses the Python programming language with established libraries: pdfplumber, pymupdf and pytesseract (with the Tesseract 5 engine) for PDF parsing and optical character recognition, pandas and NumPy for data handling, scikit-learn for TF–IDF features, the supervised classifiers, k-means and the evaluation metrics, umap-learn and hdbscan for dimensionality reduction and density-based clustering, sentence-transformers and BERTopic for the embeddings and topic descriptors, and Matplotlib for the visual maps. Ingestion, labelling, and evaluation run on an ordinary CPU environment; the transformer components run on Google Colab. </w:t>
      </w:r>
      <w:bookmarkStart w:id="56" w:name="_Toc233635259"/>
    </w:p>
    <w:p>
      <w:pPr>
        <w:pStyle w:val="Heading2"/>
        <w:rPr/>
      </w:pPr>
      <w:r>
        <w:rPr/>
        <w:t>3.12 Ethical Considerations</w:t>
      </w:r>
      <w:bookmarkEnd w:id="56"/>
    </w:p>
    <w:p>
      <w:pPr>
        <w:pStyle w:val="Normal"/>
        <w:spacing w:before="0" w:after="160"/>
        <w:jc w:val="both"/>
        <w:rPr/>
      </w:pPr>
      <w:r>
        <w:rPr/>
        <w:t>As the study relies on published primary studies rather than human participants, its principal ethical considerations concern the responsible use of copyrighted scholarly materials and the potential for model bias to result in unfair or misleading classifications. The full-text publications are used solely for research and analytical purposes and are not redistributed. All publications and data sources are appropriately acknowledged and referenced in accordance with established academic practices.</w:t>
      </w:r>
    </w:p>
    <w:p>
      <w:pPr>
        <w:pStyle w:val="Normal"/>
        <w:spacing w:before="0" w:after="160"/>
        <w:jc w:val="both"/>
        <w:rPr/>
      </w:pPr>
      <w:r>
        <w:rPr/>
        <w:t>Potential biases in the automated classification models, particularly the risk of underrepresenting or inadequately classifying less frequently occurring facet categories, are systematically examined and transparently reported. To account for class imbalance and provide a more equitable assessment of model performance across categories, macro-averaged evaluation metrics are employed alongside other relevant performance measures. In addition, ethical and institutional approval for the research was obtained from the University of Dar es Salaam prior to data collection and analysis.</w:t>
      </w:r>
    </w:p>
    <w:p>
      <w:pPr>
        <w:pStyle w:val="Heading2"/>
        <w:rPr/>
      </w:pPr>
      <w:bookmarkStart w:id="57" w:name="_Toc233635260"/>
      <w:r>
        <w:rPr/>
        <w:t>3.13 Detailed Data-Science Lifecycle Stages</w:t>
      </w:r>
      <w:bookmarkEnd w:id="57"/>
    </w:p>
    <w:p>
      <w:pPr>
        <w:pStyle w:val="Normal"/>
        <w:spacing w:before="0" w:after="160"/>
        <w:jc w:val="both"/>
        <w:rPr/>
      </w:pPr>
      <w:r>
        <w:rPr/>
        <w:t>To make the methodology fully traceable, each of the six lifecycle stages is explained below, indicating its inputs, activities, and outputs.</w:t>
      </w:r>
    </w:p>
    <w:p>
      <w:pPr>
        <w:pStyle w:val="Heading3"/>
        <w:rPr/>
      </w:pPr>
      <w:bookmarkStart w:id="58" w:name="_Toc233635261"/>
      <w:r>
        <w:rPr/>
        <w:t>3.13.1 Business and Process Understanding</w:t>
      </w:r>
      <w:bookmarkEnd w:id="58"/>
    </w:p>
    <w:p>
      <w:pPr>
        <w:pStyle w:val="Normal"/>
        <w:spacing w:before="0" w:after="160"/>
        <w:jc w:val="both"/>
        <w:rPr/>
      </w:pPr>
      <w:r>
        <w:rPr/>
        <w:t>This stage established the problem and the evaluation criteria. The activity was to analyse the systematic-mapping process, identify the data extraction and mapping as the target, and translate the manual benchmarks of effort and the published expert classification into the evaluation criteria. Its output was the requirements specification for the pipeline, including the unified feature set and the evaluation design.</w:t>
      </w:r>
    </w:p>
    <w:p>
      <w:pPr>
        <w:pStyle w:val="Heading3"/>
        <w:rPr/>
      </w:pPr>
      <w:bookmarkStart w:id="59" w:name="_Toc233635262"/>
      <w:r>
        <w:rPr/>
        <w:t>3.13.2 Data Acquisition and Understanding</w:t>
      </w:r>
      <w:bookmarkEnd w:id="59"/>
    </w:p>
    <w:p>
      <w:pPr>
        <w:pStyle w:val="Normal"/>
        <w:spacing w:before="0" w:after="160"/>
        <w:jc w:val="both"/>
        <w:rPr/>
      </w:pPr>
      <w:r>
        <w:rPr/>
        <w:t>This stage gathered the full-text primary studies and their manual labels from the baseline mapping studies and characterised them through exploratory analysis. The activity examined the distribution of facet categories, the publication years and venues, and the length and structure of the documents, to anticipate class imbalance and parsing difficulties. Its output was the assembled, characterised corpus and a set of design implications, notably the need for macro-averaged evaluation and for robust PDF parsing.</w:t>
      </w:r>
    </w:p>
    <w:p>
      <w:pPr>
        <w:pStyle w:val="Heading3"/>
        <w:rPr/>
      </w:pPr>
      <w:bookmarkStart w:id="60" w:name="_Toc233635263"/>
      <w:r>
        <w:rPr/>
        <w:t>3.13.3 Data Preprocessing</w:t>
      </w:r>
      <w:bookmarkEnd w:id="60"/>
    </w:p>
    <w:p>
      <w:pPr>
        <w:pStyle w:val="Normal"/>
        <w:spacing w:before="0" w:after="160"/>
        <w:jc w:val="both"/>
        <w:rPr/>
      </w:pPr>
      <w:r>
        <w:rPr/>
        <w:t>This stage transformed raw documents into clean, analysable text along the two preprocessing paths. Its activities were parsing, cleaning, tokenisation, normalisation, and the separation of references and boilerplate. Its output was, for each study, a normalised token stream for the lexical branch and a lightly cleaned text for the semantic branch.</w:t>
      </w:r>
    </w:p>
    <w:p>
      <w:pPr>
        <w:pStyle w:val="Heading3"/>
        <w:rPr/>
      </w:pPr>
      <w:bookmarkStart w:id="61" w:name="_Toc233635264"/>
      <w:r>
        <w:rPr/>
        <w:t>3.13.4 Data Analysis</w:t>
      </w:r>
      <w:bookmarkEnd w:id="61"/>
    </w:p>
    <w:p>
      <w:pPr>
        <w:pStyle w:val="Normal"/>
        <w:spacing w:before="0" w:after="160"/>
        <w:jc w:val="both"/>
        <w:rPr/>
      </w:pPr>
      <w:r>
        <w:rPr/>
        <w:t>This stage explored the prepared data to surface patterns that informed modelling, including the most discriminative terms per facet category and the separability of categories in embedding space. Its output was a set of analytical insights, such as the comparative weakness of surface keywords for the evaluation-method facet, that guided feature engineering and model choice.</w:t>
      </w:r>
    </w:p>
    <w:p>
      <w:pPr>
        <w:pStyle w:val="Heading3"/>
        <w:rPr/>
      </w:pPr>
      <w:bookmarkStart w:id="62" w:name="_Toc233635265"/>
      <w:r>
        <w:rPr/>
        <w:t>3.13.5 Modelling</w:t>
      </w:r>
      <w:bookmarkEnd w:id="62"/>
    </w:p>
    <w:p>
      <w:pPr>
        <w:pStyle w:val="Normal"/>
        <w:spacing w:before="0" w:after="160"/>
        <w:jc w:val="both"/>
        <w:rPr/>
      </w:pPr>
      <w:r>
        <w:rPr/>
        <w:t>This stage trained and selected the supervised classifiers and the thematic model, as described using stratified cross-validation on the manual-labelled corpus and the silhouette method for the number of themes. Its output was the set of selected configurations, recorded in Appendix II.</w:t>
      </w:r>
    </w:p>
    <w:p>
      <w:pPr>
        <w:pStyle w:val="Heading3"/>
        <w:rPr/>
      </w:pPr>
      <w:bookmarkStart w:id="63" w:name="_Toc233635266"/>
      <w:r>
        <w:rPr/>
        <w:t>3.13.6 Deployment and Evaluation</w:t>
      </w:r>
      <w:bookmarkEnd w:id="63"/>
    </w:p>
    <w:p>
      <w:pPr>
        <w:pStyle w:val="Normal"/>
        <w:spacing w:before="0" w:after="160"/>
        <w:jc w:val="both"/>
        <w:rPr/>
      </w:pPr>
      <w:r>
        <w:rPr/>
        <w:t>This final stage assembled the modules into the end-to-end pipeline, ran it over the whole corpus, and evaluated effectiveness and efficiency against the manually annotated reference set and the manual baseline. Its output was the classified portfolio, the visual map, and the evaluation results reported in Chapter Five.</w:t>
      </w:r>
    </w:p>
    <w:p>
      <w:pPr>
        <w:pStyle w:val="Heading2"/>
        <w:rPr/>
      </w:pPr>
      <w:bookmarkStart w:id="64" w:name="_Toc233635267"/>
      <w:r>
        <w:rPr/>
        <w:t>3.14 Requirements of the Pipeline</w:t>
      </w:r>
      <w:bookmarkEnd w:id="64"/>
    </w:p>
    <w:p>
      <w:pPr>
        <w:pStyle w:val="Normal"/>
        <w:spacing w:before="0" w:after="160"/>
        <w:jc w:val="both"/>
        <w:rPr/>
      </w:pPr>
      <w:r>
        <w:rPr/>
        <w:t>From the business-understanding stage, a set of functional and non-functional requirements was derived to guide the design in Chapter Four. Functionally, the pipeline must ingest full-text PDFs, recover descriptive bibliographic metadata, classify each study along the three facets, induce thematic categories, generate the visual map, and export the classified portfolio. Non-functionally, it must be modular so that components can be replaced; reproducible so that runs are deterministic given the same inputs and seeds; transparent so that low-confidence decisions can be surfaced for human review; and efficient enough to process a study in a small fraction of the manual time. These requirements connect the methodology directly to the architecture that follows.</w:t>
      </w:r>
      <w:r>
        <w:br w:type="page"/>
      </w:r>
    </w:p>
    <w:p>
      <w:pPr>
        <w:pStyle w:val="Heading1"/>
        <w:spacing w:before="240" w:after="60"/>
        <w:jc w:val="center"/>
        <w:rPr/>
      </w:pPr>
      <w:bookmarkStart w:id="65" w:name="_Toc233635274"/>
      <w:r>
        <w:rPr/>
        <w:t>CHAPTER FOUR</w:t>
      </w:r>
      <w:bookmarkEnd w:id="65"/>
    </w:p>
    <w:p>
      <w:pPr>
        <w:pStyle w:val="Normal"/>
        <w:spacing w:before="0" w:after="240"/>
        <w:jc w:val="center"/>
        <w:rPr/>
      </w:pPr>
      <w:r>
        <w:rPr>
          <w:b/>
          <w:bCs/>
          <w:sz w:val="28"/>
          <w:szCs w:val="28"/>
        </w:rPr>
        <w:t>DEVELOPMENT OF THE SMS AUTOMATION PIPELINE</w:t>
      </w:r>
    </w:p>
    <w:p>
      <w:pPr>
        <w:pStyle w:val="Heading2"/>
        <w:rPr/>
      </w:pPr>
      <w:bookmarkStart w:id="66" w:name="_Toc233635275"/>
      <w:r>
        <w:rPr/>
        <w:t>4.1 Introduction</w:t>
      </w:r>
      <w:bookmarkEnd w:id="66"/>
    </w:p>
    <w:p>
      <w:pPr>
        <w:pStyle w:val="Normal"/>
        <w:spacing w:before="0" w:after="160"/>
        <w:jc w:val="both"/>
        <w:rPr/>
      </w:pPr>
      <w:r>
        <w:rPr/>
        <w:t>This chapter presents the conceptual framework, the design and implementation of the machine learning pipeline that automates the data extraction and mapping phase of a systematic mapping study. It describes the overall architecture and each module in turn: document ingestion and text extraction, preprocessing, definition-based facet labelling, supervised facet classification, thematic topic modelling, and map generation. It then characterises the corpus the pipeline processes, and closes with the implementation environment, the requirements the architecture satisfies, the algorithms, a worked example, the testing performed and the output data schema. Short listings of the actual code (Listings 4.1 to 4.5) accompany the modules whose steps are easiest to explain by showing them. The development followed an iterative, modular approach, so that each module can be tested, replaced, or improved without disturbing the rest of the system.</w:t>
      </w:r>
    </w:p>
    <w:p>
      <w:pPr>
        <w:pStyle w:val="Heading2"/>
        <w:rPr/>
      </w:pPr>
      <w:r>
        <w:rPr/>
        <w:t>4.2 Conceptual Framework</w:t>
      </w:r>
    </w:p>
    <w:p>
      <w:pPr>
        <w:pStyle w:val="Normal"/>
        <w:spacing w:before="0" w:after="160"/>
        <w:jc w:val="both"/>
        <w:rPr/>
      </w:pPr>
      <w:r>
        <w:rPr/>
        <w:t>The conceptual framework in Figure 3 connects the ideas reviewed in Chapter Two to the design of the study. Primary studies of an existing, manually conducted mapping study enter as full-text documents; text is extracted and preprocessed; documents are represented by TF–IDF terms, section indicators and sentence embeddings; and three components then operate on these representations. A facet assignment module assigns the research type, contribution type and evaluation method with a confidence score, addressing the analytical metadata of Section 2.2.3 with the transparent technique of Section 2.4.5; supervised classifiers trained on the manual labels provide a second, learned assignment (Section 2.4.1); and an embedding-based thematic component induces topic clusters (Section 2.4.6). The streams are combined into a classified portfolio with review flags, from which statistics and the visual map are produced, and the whole is evaluated against the manually annotated reference set of the reference mapping study with the metrics of Section 2.4.7.</w:t>
      </w:r>
    </w:p>
    <w:p>
      <w:pPr>
        <w:pStyle w:val="Normal"/>
        <w:spacing w:before="0" w:after="160"/>
        <w:jc w:val="center"/>
        <w:rPr/>
      </w:pPr>
      <w:r>
        <w:rPr/>
        <w:drawing>
          <wp:inline distT="0" distB="0" distL="0" distR="0">
            <wp:extent cx="5120640" cy="3825240"/>
            <wp:effectExtent l="0" t="0" r="0" b="0"/>
            <wp:docPr id="3" name="Picture 17501032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50103223" descr=""/>
                    <pic:cNvPicPr>
                      <a:picLocks noChangeAspect="1" noChangeArrowheads="1"/>
                    </pic:cNvPicPr>
                  </pic:nvPicPr>
                  <pic:blipFill>
                    <a:blip r:embed="rId6"/>
                    <a:stretch>
                      <a:fillRect/>
                    </a:stretch>
                  </pic:blipFill>
                  <pic:spPr bwMode="auto">
                    <a:xfrm>
                      <a:off x="0" y="0"/>
                      <a:ext cx="5120640" cy="3825240"/>
                    </a:xfrm>
                    <a:prstGeom prst="rect">
                      <a:avLst/>
                    </a:prstGeom>
                  </pic:spPr>
                </pic:pic>
              </a:graphicData>
            </a:graphic>
          </wp:inline>
        </w:drawing>
      </w:r>
    </w:p>
    <w:p>
      <w:pPr>
        <w:pStyle w:val="Caption"/>
        <w:spacing w:before="0" w:after="200"/>
        <w:jc w:val="center"/>
        <w:rPr/>
      </w:pPr>
      <w:r>
        <w:rPr>
          <w:b/>
          <w:bCs/>
        </w:rPr>
        <w:t xml:space="preserve">Figure </w:t>
      </w:r>
      <w:r>
        <w:rPr/>
        <w:fldChar w:fldCharType="begin"/>
      </w:r>
      <w:r>
        <w:rPr/>
        <w:instrText xml:space="preserve"> SEQ Figure \* ARABIC </w:instrText>
      </w:r>
      <w:r>
        <w:rPr/>
        <w:fldChar w:fldCharType="separate"/>
      </w:r>
      <w:r>
        <w:rPr/>
        <w:t>3</w:t>
      </w:r>
      <w:r>
        <w:rPr/>
        <w:fldChar w:fldCharType="end"/>
      </w:r>
      <w:r>
        <w:rPr/>
        <w:t>: Conceptual framework linking publication metadata, machine learning components and evaluation.</w:t>
      </w:r>
    </w:p>
    <w:p>
      <w:pPr>
        <w:pStyle w:val="Heading2"/>
        <w:rPr/>
      </w:pPr>
      <w:r>
        <w:rPr/>
        <w:t>4.3 Overview of the Pipeline Architecture</w:t>
      </w:r>
    </w:p>
    <w:p>
      <w:pPr>
        <w:pStyle w:val="Normal"/>
        <w:spacing w:before="0" w:after="160"/>
        <w:jc w:val="both"/>
        <w:rPr/>
      </w:pPr>
      <w:r>
        <w:rPr/>
        <w:t>The pipeline takes as input a set of relevant primary studies, in PDF form, for which screening has already been performed, and produces as output a classified portfolio and a visual systematic map, together with the metrics used to evaluate them. Figure 4 shows the end-to-end architecture. Documents flow through ingestion and preprocessing into a shared representation, after which three components operate: the facet assignment module, the internal validation module and the thematic topic model. Their outputs are merged into the portfolio, from which the map is generated and against which the evaluation is computed.</w:t>
      </w:r>
    </w:p>
    <w:p>
      <w:pPr>
        <w:pStyle w:val="Normal"/>
        <w:spacing w:before="0" w:after="160"/>
        <w:jc w:val="center"/>
        <w:rPr/>
      </w:pPr>
      <w:r>
        <w:rPr/>
        <w:drawing>
          <wp:inline distT="0" distB="0" distL="0" distR="0">
            <wp:extent cx="5486400" cy="4014470"/>
            <wp:effectExtent l="0" t="0" r="0" b="0"/>
            <wp:docPr id="4" name="Picture 17501032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50103224" descr=""/>
                    <pic:cNvPicPr>
                      <a:picLocks noChangeAspect="1" noChangeArrowheads="1"/>
                    </pic:cNvPicPr>
                  </pic:nvPicPr>
                  <pic:blipFill>
                    <a:blip r:embed="rId7"/>
                    <a:stretch>
                      <a:fillRect/>
                    </a:stretch>
                  </pic:blipFill>
                  <pic:spPr bwMode="auto">
                    <a:xfrm>
                      <a:off x="0" y="0"/>
                      <a:ext cx="5486400" cy="4014470"/>
                    </a:xfrm>
                    <a:prstGeom prst="rect">
                      <a:avLst/>
                    </a:prstGeom>
                  </pic:spPr>
                </pic:pic>
              </a:graphicData>
            </a:graphic>
          </wp:inline>
        </w:drawing>
      </w:r>
    </w:p>
    <w:p>
      <w:pPr>
        <w:pStyle w:val="Caption"/>
        <w:spacing w:before="0" w:after="200"/>
        <w:jc w:val="center"/>
        <w:rPr/>
      </w:pPr>
      <w:r>
        <w:rPr>
          <w:b/>
          <w:bCs/>
        </w:rPr>
        <w:t xml:space="preserve">Figure </w:t>
      </w:r>
      <w:r>
        <w:rPr/>
        <w:fldChar w:fldCharType="begin"/>
      </w:r>
      <w:r>
        <w:rPr/>
        <w:instrText xml:space="preserve"> SEQ Figure \* ARABIC </w:instrText>
      </w:r>
      <w:r>
        <w:rPr/>
        <w:fldChar w:fldCharType="separate"/>
      </w:r>
      <w:r>
        <w:rPr/>
        <w:t>4</w:t>
      </w:r>
      <w:r>
        <w:rPr/>
        <w:fldChar w:fldCharType="end"/>
      </w:r>
      <w:r>
        <w:rPr/>
        <w:t>: Architecture of the SMS automation pipeline.</w:t>
      </w:r>
    </w:p>
    <w:p>
      <w:pPr>
        <w:pStyle w:val="Normal"/>
        <w:spacing w:before="0" w:after="160"/>
        <w:jc w:val="both"/>
        <w:rPr/>
      </w:pPr>
      <w:r>
        <w:rPr/>
        <w:t>The architecture deliberately separates the two metadata groups identified in Section 2.2.3. Descriptive bibliographic metadata (title, abstract, length, page count) is recovered by the ingestion and preprocessing modules, while the analytical, map-defining facets are produced by the labelling, classification and topic-modelling modules. This separation is what allows a single, unified framework to handle heterogeneous metadata, the design response to Gap 2.</w:t>
      </w:r>
    </w:p>
    <w:p>
      <w:pPr>
        <w:pStyle w:val="Heading2"/>
        <w:rPr/>
      </w:pPr>
      <w:r>
        <w:rPr/>
        <w:t>4.4 Document Ingestion and Text Extraction</w:t>
      </w:r>
    </w:p>
    <w:p>
      <w:pPr>
        <w:pStyle w:val="Normal"/>
        <w:spacing w:before="0" w:after="160"/>
        <w:jc w:val="both"/>
        <w:rPr/>
      </w:pPr>
      <w:r>
        <w:rPr/>
        <w:t>The ingestion module converts each PDF into plain text with pdfplumber, page by page. When a document has no text layer at all, which is the case for scanned papers, the module renders each page at 200 dots per inch and passes it to the Tesseract optical-character-recognition engine; in the corpus of this study 3 of the 122 primary studies were read in this way, so that no study was lost to its file format. The title is taken from the first substantive line of the first page. The abstract is located by a cascade of four strategies of decreasing strictness, described in Section 3.7, and the strategy that succeeded is recorded for every document so that the quality of the extraction can be audited. Robust ingestion is more consequential than it first appears, because every later decision depends on the text it produces: academic PDFs vary widely in their internal structure, and multi-column layouts, ligatures and image-only pages are all present in the corpus.</w:t>
      </w:r>
    </w:p>
    <w:p>
      <w:pPr>
        <w:pStyle w:val="Normal"/>
        <w:spacing w:before="140" w:after="80"/>
        <w:rPr/>
      </w:pPr>
      <w:r>
        <w:rPr>
          <w:b/>
          <w:i/>
        </w:rPr>
        <w:t>Algorithm 4.1: Document ingestion</w:t>
      </w:r>
    </w:p>
    <w:p>
      <w:pPr>
        <w:pStyle w:val="ListParagraph"/>
        <w:numPr>
          <w:ilvl w:val="0"/>
          <w:numId w:val="3"/>
        </w:numPr>
        <w:spacing w:before="0" w:after="100"/>
        <w:jc w:val="both"/>
        <w:rPr/>
      </w:pPr>
      <w:r>
        <w:rPr/>
        <w:t>Input: a directory of PDF primary studies and a list of files to exclude, with reasons.</w:t>
      </w:r>
    </w:p>
    <w:p>
      <w:pPr>
        <w:pStyle w:val="ListParagraph"/>
        <w:numPr>
          <w:ilvl w:val="0"/>
          <w:numId w:val="1"/>
        </w:numPr>
        <w:spacing w:before="0" w:after="100"/>
        <w:jc w:val="both"/>
        <w:rPr/>
      </w:pPr>
      <w:r>
        <w:rPr/>
        <w:t>For each PDF: extract the text layer of every page with pdfplumber; if no text was found, OCR every page with Tesseract.</w:t>
      </w:r>
    </w:p>
    <w:p>
      <w:pPr>
        <w:pStyle w:val="ListParagraph"/>
        <w:numPr>
          <w:ilvl w:val="0"/>
          <w:numId w:val="1"/>
        </w:numPr>
        <w:spacing w:before="0" w:after="100"/>
        <w:jc w:val="both"/>
        <w:rPr/>
      </w:pPr>
      <w:r>
        <w:rPr/>
        <w:t>Record the page count and the word count; identify the title and the abstract (four-strategy cascade).</w:t>
      </w:r>
    </w:p>
    <w:p>
      <w:pPr>
        <w:pStyle w:val="ListParagraph"/>
        <w:numPr>
          <w:ilvl w:val="0"/>
          <w:numId w:val="1"/>
        </w:numPr>
        <w:spacing w:before="0" w:after="100"/>
        <w:jc w:val="both"/>
        <w:rPr/>
      </w:pPr>
      <w:r>
        <w:rPr/>
        <w:t>Strip the reference list from the body; record the extraction time for the study.</w:t>
      </w:r>
    </w:p>
    <w:p>
      <w:pPr>
        <w:pStyle w:val="ListParagraph"/>
        <w:numPr>
          <w:ilvl w:val="0"/>
          <w:numId w:val="1"/>
        </w:numPr>
        <w:spacing w:before="0" w:after="100"/>
        <w:jc w:val="both"/>
        <w:rPr/>
      </w:pPr>
      <w:r>
        <w:rPr/>
        <w:t>Output: a record per study containing the title, abstract, body text, page and word counts, text source (text layer or OCR) and extraction time; a log of excluded and failed files.</w:t>
      </w:r>
    </w:p>
    <w:p>
      <w:pPr>
        <w:pStyle w:val="Normal"/>
        <w:spacing w:before="0" w:after="40"/>
        <w:rPr/>
      </w:pPr>
      <w:r>
        <w:rPr>
          <w:b/>
        </w:rPr>
        <w:t>Listing 4.1: Ingestion with the OCR fallback (sms_pipeline.py, RobustPDFExtractor.extract)</w:t>
      </w:r>
    </w:p>
    <w:p>
      <w:pPr>
        <w:pStyle w:val="Normal"/>
        <w:shd w:val="clear" w:color="auto" w:fill="F3F3F3"/>
        <w:spacing w:lineRule="auto" w:line="240" w:before="0" w:after="160"/>
        <w:ind w:left="360"/>
        <w:rPr/>
      </w:pPr>
      <w:r>
        <w:rPr>
          <w:rFonts w:cs="Consolas" w:ascii="Consolas" w:hAnsi="Consolas"/>
          <w:sz w:val="16"/>
        </w:rPr>
        <w:t>with pdfplumber.open(pdf_path) as pdf:</w:t>
        <w:br/>
        <w:t xml:space="preserve">    rec["pages"] = len(pdf.pages)</w:t>
        <w:br/>
        <w:t xml:space="preserve">    for page in pdf.pages:                      # 1. text layer, page by page</w:t>
        <w:br/>
        <w:t xml:space="preserve">        t = page.extract_text()</w:t>
        <w:br/>
        <w:t xml:space="preserve">        if t:</w:t>
        <w:br/>
        <w:t xml:space="preserve">            text += t + "\n"</w:t>
        <w:br/>
        <w:t xml:space="preserve">    if not text.strip() and self.ocr_fallback:  # 2. scanned PDF -&gt; Tesseract OCR</w:t>
        <w:br/>
        <w:t xml:space="preserve">        for page in pdf.pages[: self.ocr_max_pages]:</w:t>
        <w:br/>
        <w:t xml:space="preserve">            img = page.to_image(resolution=200).original</w:t>
        <w:br/>
        <w:t xml:space="preserve">            text += (pytesseract.image_to_string(img) or "") + "\n"</w:t>
        <w:br/>
        <w:t xml:space="preserve">        rec["source"] = "ocr"</w:t>
        <w:br/>
        <w:t>rec["full_text"] = text</w:t>
        <w:br/>
        <w:t>rec["title"] = self._title(text)</w:t>
        <w:br/>
        <w:t>rec["abstract"], rec["abstract_strategy"] = self._abstract(text)   # four-strategy cascade</w:t>
      </w:r>
    </w:p>
    <w:p>
      <w:pPr>
        <w:pStyle w:val="Heading2"/>
        <w:rPr/>
      </w:pPr>
      <w:r>
        <w:rPr/>
        <w:t>4.5 Preprocessing Module</w:t>
      </w:r>
    </w:p>
    <w:p>
      <w:pPr>
        <w:pStyle w:val="Normal"/>
        <w:spacing w:before="0" w:after="160"/>
        <w:jc w:val="both"/>
        <w:rPr/>
      </w:pPr>
      <w:r>
        <w:rPr/>
        <w:t>The preprocessing module prepares the extracted text for the three consumers described in Section 3.7. The labeller receives the whole body text without the reference list, lower-cased; the TF–IDF vectoriser receives the same text (or its first 3,000 words) and applies tokenisation, English stop-word removal and unigram-plus-bigram extraction; and the sentence encoder receives the raw title and abstract. No stemming is applied, because the cue phrases of the labeller and the transformer encoder both rely on natural surface forms. The module also computes the section-heading indicators of Section 3.8, which are shared by the labeller and the classifiers.</w:t>
      </w:r>
    </w:p>
    <w:p>
      <w:pPr>
        <w:pStyle w:val="Heading2"/>
        <w:rPr/>
      </w:pPr>
      <w:r>
        <w:rPr/>
        <w:t>4.6 Zero-Shot Facet Assignment Module</w:t>
      </w:r>
    </w:p>
    <w:p>
      <w:pPr>
        <w:pStyle w:val="Normal"/>
        <w:spacing w:before="0" w:after="160"/>
        <w:jc w:val="both"/>
        <w:rPr/>
      </w:pPr>
      <w:r>
        <w:rPr/>
        <w:t>The facet assignment module allocates to each primary study a research type, a contribution type and an evaluation method. The module employs neither a keyword lexicon nor hand-crafted matching rules, and it is trained on no labelled data. Each category of each facet is instead characterised by three anchor sentences composed from its published definition. The research-type categories follow Wieringa et al. (2006); the contribution-type and evaluation-method categories follow Petersen et al. (2008). The complete set of anchor sentences is reproduced in the appendices.</w:t>
      </w:r>
    </w:p>
    <w:p>
      <w:pPr>
        <w:pStyle w:val="Normal"/>
        <w:spacing w:before="0" w:after="160"/>
        <w:jc w:val="both"/>
        <w:rPr/>
      </w:pPr>
      <w:r>
        <w:rPr/>
        <w:t>Assignment proceeds by semantic similarity rather than by lexical matching. The anchor sentences and the text of each study are encoded by the same sentence-transformer model employed elsewhere in the pipeline, so that both inhabit a single vector space of 384 dimensions. The score of a study against a category is the cosine similarity to that category's closest anchor, that is, the maximum over the three anchors. Because categories are described rather than exemplified, a study may be assigned correctly even when its wording does not coincide with the definition, which constitutes the principal advantage of this approach over a lexicon.</w:t>
      </w:r>
    </w:p>
    <w:p>
      <w:pPr>
        <w:pStyle w:val="Normal"/>
        <w:spacing w:before="0" w:after="160"/>
        <w:jc w:val="both"/>
        <w:rPr/>
      </w:pPr>
      <w:r>
        <w:rPr/>
        <w:t>Raw similarities are not comparable across categories. Certain anchor sentences lie closer to academic prose in general than others, and in consequence attract a disproportionate share of the corpus irrespective of content. Each category's scores are therefore standardised across the corpus before the maximum is taken, so that a study is assigned to the category it fits best relative to that category's typical fit. The magnitude of this correction is considerable: without it, the category Tool attracted 48 per cent of the corpus and the category Solution Proposal attracted a single study, whereas with it every category of every facet is populated. The correction is not, however, without cost, and its tendency to flatten the resulting distribution is examined below.</w:t>
      </w:r>
    </w:p>
    <w:p>
      <w:pPr>
        <w:pStyle w:val="Normal"/>
        <w:spacing w:before="0" w:after="160"/>
        <w:jc w:val="both"/>
        <w:rPr/>
      </w:pPr>
      <w:r>
        <w:rPr/>
        <w:t>The textual evidence differs by facet, since the basis for each judgement resides in a different part of a paper. Research type is determined from the title and abstract; contribution type from the title, abstract and introduction; and evaluation method from the abstract together with the methodology and results sections.</w:t>
      </w:r>
    </w:p>
    <w:p>
      <w:pPr>
        <w:pStyle w:val="Normal"/>
        <w:spacing w:before="0" w:after="160"/>
        <w:jc w:val="both"/>
        <w:rPr/>
      </w:pPr>
      <w:r>
        <w:rPr/>
        <w:t>Two quantities are recorded with every decision. The confidence is the cosine similarity to the winning anchor. The margin is the difference between the winning category and the runner-up, expressed in standard deviations of the standardised scores, and it is the more diagnostic of the two. A margin of zero denotes a tie between the leading categories, and a margin below 0.25 standard deviations denotes a decision in which the two leading categories are separated by less than a quarter of the typical spread of scores, and which should therefore be regarded as provisional. Studies falling below this threshold are flagged in a dedicated column for human review; the operation of that flag is evaluated among the results.</w:t>
      </w:r>
    </w:p>
    <w:p>
      <w:pPr>
        <w:pStyle w:val="Normal"/>
        <w:spacing w:before="0" w:after="160"/>
        <w:jc w:val="both"/>
        <w:rPr/>
      </w:pPr>
      <w:r>
        <w:rPr/>
        <w:t>Transparency is achieved through the anchors rather than through matched phrases. A reviewer who disputes an assignment may consult the category description against which the study was matched, and the recorded margin states how narrowly the decision was reached. The anchors were composed from the published category definitions prior to any inspection of output and were not subsequently adjusted, so the procedure measures the extent to which an a-priori definition reproduces expert judgement rather than the extent to which definitions may be fitted to a known answer.</w:t>
      </w:r>
    </w:p>
    <w:p>
      <w:pPr>
        <w:pStyle w:val="Heading2"/>
        <w:rPr/>
      </w:pPr>
      <w:r>
        <w:rPr/>
        <w:t>4.7 Internal Validation Module</w:t>
      </w:r>
    </w:p>
    <w:p>
      <w:pPr>
        <w:pStyle w:val="Normal"/>
        <w:spacing w:before="0" w:after="160"/>
        <w:jc w:val="both"/>
        <w:rPr/>
      </w:pPr>
      <w:r>
        <w:rPr/>
        <w:t>The pipeline is unsupervised throughout. No human-annotated labels are consumed at any stage, and no component is trained upon them. Supervised learning nevertheless occurs within the design, but as an instrument of measurement applied to the pipeline's own output rather than as a constituent of the pipeline itself. The distinction governs the interpretation of every figure the module produces and is therefore stated explicitly wherever those figures appear.</w:t>
      </w:r>
    </w:p>
    <w:p>
      <w:pPr>
        <w:pStyle w:val="Normal"/>
        <w:spacing w:before="0" w:after="160"/>
        <w:jc w:val="both"/>
        <w:rPr/>
      </w:pPr>
      <w:r>
        <w:rPr/>
        <w:t>The module trains a classifier to predict each facet from the text of the study, using as targets the labels that the zero-shot module assigned, and evaluates it out of fold under stratified five-fold cross-validation. Stratification preserves the category proportions within each fold, which is necessary where categories are unequally populated. Three classifier families are compared by exhaustive grid search: logistic regression and a linear support vector machine, each across the regularisation parameter and with and without class balancing, together with a random forest across its depth, minimum leaf size and number of estimators. The selection criterion is the macro-averaged F1 score, under which each category contributes equally regardless of its frequency, so that a configuration cannot be rewarded for neglecting rare categories.</w:t>
      </w:r>
    </w:p>
    <w:p>
      <w:pPr>
        <w:pStyle w:val="Normal"/>
        <w:spacing w:before="0" w:after="160"/>
        <w:jc w:val="both"/>
        <w:rPr/>
      </w:pPr>
      <w:r>
        <w:rPr/>
        <w:t>What this procedure measures is the internal consistency of the assigned label set, and not its correctness. A category that the zero-shot module applies coherently is recoverable from the text and attains a substantial F1 score; a category applied close to arbitrarily is not recoverable and attains a score approaching zero. The procedure thus constitutes an audit of the facet module, and a category whose F1 score is zero furnishes evidence that the category, as assigned, carries no signal. This outcome is observed and reported among the results.</w:t>
      </w:r>
    </w:p>
    <w:p>
      <w:pPr>
        <w:pStyle w:val="Normal"/>
        <w:spacing w:before="0" w:after="160"/>
        <w:jc w:val="both"/>
        <w:rPr/>
      </w:pPr>
      <w:r>
        <w:rPr/>
        <w:t>The same instrument supports an ablation of the text representation, in which bag-of-words counts, term-frequency-inverse-document-frequency weighting, its dimensionality-reduced form and the sentence-transformer embedding are compared under a single classifier and a single cross-validation scheme. Holding the classifier and the evaluation protocol constant ensures that any difference observed is attributable to the representation.</w:t>
      </w:r>
    </w:p>
    <w:p>
      <w:pPr>
        <w:pStyle w:val="Normal"/>
        <w:spacing w:before="0" w:after="160"/>
        <w:jc w:val="both"/>
        <w:rPr/>
      </w:pPr>
      <w:r>
        <w:rPr/>
        <w:t>It must be stated without qualification that the resulting figures do not constitute accuracy. The establishment of accuracy requires a manually annotated reference set, namely a sample of studies labelled independently by a human annotator against the same category definitions, and no such sample was available to the present study. The pipeline writes a pre-populated template for that exercise upon every execution so that it may be undertaken, and Section 6.5 records its absence as the principal limitation of the evaluation reported here.</w:t>
      </w:r>
    </w:p>
    <w:p>
      <w:pPr>
        <w:pStyle w:val="Heading2"/>
        <w:rPr/>
      </w:pPr>
      <w:r>
        <w:rPr/>
        <w:t>4.8 Thematic Topic Modelling Module</w:t>
      </w:r>
    </w:p>
    <w:p>
      <w:pPr>
        <w:pStyle w:val="Normal"/>
        <w:spacing w:before="0" w:after="160"/>
        <w:jc w:val="both"/>
        <w:rPr/>
      </w:pPr>
      <w:r>
        <w:rPr/>
        <w:t>The thematic module induces the topic-specific categories of the map directly from the corpus, using the embedding-based approach motivated in Section 2.4.6. The title and abstract of every study are embedded with the pre-trained Sentence-BERT model all-MiniLM-L6-v2 (384 dimensions); the embeddings are reduced with UMAP (cosine metric, minimum distance 0) and clustered with k-means. The number of clusters is not fixed in advance: k-means is fitted for k = 2 to 10 and for each UMAP setting of a small grid (2 or 5 components; 10, 15 or 30 neighbours), the silhouette coefficient is computed for every solution, and the solution with the highest silhouette in the clustered space is retained (the silhouette method). A density-based HDBSCAN clustering is fitted on the same space for comparison, because it can flag outliers that fit no theme. Each cluster is labelled with its most characteristic terms by class-based TF–IDF, and the cluster-assignment confidence of a study is the relative margin between its distance to the nearest and to the second-nearest centroid. Topic diversity (the share of distinct terms among the cluster descriptors) and C_v coherence are reported alongside the silhouette so that the quality of the thematic structure is judged on more than one criterion.</w:t>
      </w:r>
    </w:p>
    <w:p>
      <w:pPr>
        <w:pStyle w:val="Normal"/>
        <w:spacing w:before="0" w:after="40"/>
        <w:rPr/>
      </w:pPr>
      <w:r>
        <w:rPr>
          <w:b/>
        </w:rPr>
        <w:t>Listing 4.5: Number of themes by the silhouette method (run_topic_model)</w:t>
      </w:r>
    </w:p>
    <w:p>
      <w:pPr>
        <w:pStyle w:val="Normal"/>
        <w:shd w:val="clear" w:color="auto" w:fill="F3F3F3"/>
        <w:spacing w:lineRule="auto" w:line="240" w:before="0" w:after="160"/>
        <w:ind w:left="360"/>
        <w:rPr/>
      </w:pPr>
      <w:r>
        <w:rPr>
          <w:rFonts w:cs="Consolas" w:ascii="Consolas" w:hAnsi="Consolas"/>
          <w:sz w:val="16"/>
        </w:rPr>
        <w:t>for nc in UMAP_GRID["n_components"]:                 # 2 or 5 dimensions</w:t>
        <w:br/>
        <w:t xml:space="preserve">    for nn in UMAP_GRID["n_neighbors"]:              # 10, 15 or 30 neighbours</w:t>
        <w:br/>
        <w:t xml:space="preserve">        reduced = UMAP(n_neighbors=nn, n_components=nc, min_dist=0.0,</w:t>
        <w:br/>
        <w:t xml:space="preserve">                       metric="cosine", random_state=seed).fit_transform(embeddings)</w:t>
        <w:br/>
        <w:t xml:space="preserve">        for k in range(2, 11):                           # candidate numbers of clusters</w:t>
        <w:br/>
        <w:t xml:space="preserve">            km = KMeans(n_clusters=k, n_init=10, random_state=seed).fit(reduced)</w:t>
        <w:br/>
        <w:t xml:space="preserve">            sil_r = silhouette_score(reduced, km.labels_)               # clustered space</w:t>
        <w:br/>
        <w:t xml:space="preserve">            sil_e = silhouette_score(embeddings, km.labels_, metric="cosine")  # raw space</w:t>
        <w:br/>
        <w:t xml:space="preserve">            if best is None or sil_r &gt; best["silhouette_reduced"]:</w:t>
        <w:br/>
        <w:t xml:space="preserve">                best = {"k": k, "umap": (nc, nn), "silhouette_reduced": sil_r, "model": km}</w:t>
        <w:br/>
        <w:t>keywords = c_tfidf_keywords(docs, best["model"].labels_)   # class-based TF-IDF descriptors</w:t>
      </w:r>
    </w:p>
    <w:p>
      <w:pPr>
        <w:pStyle w:val="Heading2"/>
        <w:rPr/>
      </w:pPr>
      <w:r>
        <w:rPr/>
        <w:t>4.9 Map Generation and Visualisation Module</w:t>
      </w:r>
    </w:p>
    <w:p>
      <w:pPr>
        <w:pStyle w:val="Normal"/>
        <w:spacing w:before="0" w:after="160"/>
        <w:jc w:val="both"/>
        <w:rPr/>
      </w:pPr>
      <w:r>
        <w:rPr/>
        <w:t>The final module assembles the classified portfolio and generates the SMS-specific outputs that distinguish a mapping study from a screening tool. It produces the descriptive statistics of the corpus, a bubble plot cross-tabulating contribution type against research type, bar charts of category frequencies, and the thematic cluster sizes with their descriptors. These outputs are the direct response to Gap 3: rather than stopping at relevance classification, the pipeline produces the evidence map that a mapping study exists to deliver. The module writes the portfolio to a structured file (Section 4.16) so that researchers can inspect, correct and reuse the extracted metadata, and it writes every figure of Chapter Five from the same run.</w:t>
      </w:r>
    </w:p>
    <w:p>
      <w:pPr>
        <w:pStyle w:val="Heading2"/>
        <w:rPr/>
      </w:pPr>
      <w:r>
        <w:rPr/>
        <w:t>4.10 Corpus Characteristics</w:t>
      </w:r>
    </w:p>
    <w:p>
      <w:pPr>
        <w:pStyle w:val="Normal"/>
        <w:spacing w:before="0" w:after="160"/>
        <w:jc w:val="both"/>
        <w:rPr/>
      </w:pPr>
      <w:r>
        <w:rPr/>
        <w:t>The pipeline records the length of each primary study, which is a useful descriptive characteristic of the corpus and a practical determinant of processing cost. Figure 6 shows the distribution of primary-study length in words for the 122 studies. The corpus is dominated by papers of a few thousand words, with a median of 4,070 words and an interquartile range from 2,414 to 5,792 words, alongside a tail of much longer documents (8 studies exceed 12,000 words; the longest, a 113,976-word monograph-length paper, is capped for display). Page counts range from 2 to 315. This spread confirms that the ingestion and preprocessing modules must cope with a wide range of document sizes, from short workshop papers to long journal articles, which is one reason the architecture treats parsing robustness as a first-class concern, and it is why the TF–IDF features are computed both on the first 3,000 words and on the whole body.</w:t>
      </w:r>
    </w:p>
    <w:p>
      <w:pPr>
        <w:pStyle w:val="Normal"/>
        <w:spacing w:before="0" w:after="160"/>
        <w:jc w:val="center"/>
        <w:rPr/>
      </w:pPr>
      <w:r>
        <w:rPr/>
        <w:drawing>
          <wp:inline distT="0" distB="0" distL="0" distR="0">
            <wp:extent cx="5303520" cy="2705100"/>
            <wp:effectExtent l="0" t="0" r="0" b="0"/>
            <wp:docPr id="5" name="Picture 17501032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50103226" descr=""/>
                    <pic:cNvPicPr>
                      <a:picLocks noChangeAspect="1" noChangeArrowheads="1"/>
                    </pic:cNvPicPr>
                  </pic:nvPicPr>
                  <pic:blipFill>
                    <a:blip r:embed="rId8"/>
                    <a:stretch>
                      <a:fillRect/>
                    </a:stretch>
                  </pic:blipFill>
                  <pic:spPr bwMode="auto">
                    <a:xfrm>
                      <a:off x="0" y="0"/>
                      <a:ext cx="5303520" cy="2705100"/>
                    </a:xfrm>
                    <a:prstGeom prst="rect">
                      <a:avLst/>
                    </a:prstGeom>
                  </pic:spPr>
                </pic:pic>
              </a:graphicData>
            </a:graphic>
          </wp:inline>
        </w:drawing>
      </w:r>
    </w:p>
    <w:p>
      <w:pPr>
        <w:pStyle w:val="Caption"/>
        <w:spacing w:before="0" w:after="200"/>
        <w:jc w:val="center"/>
        <w:rPr/>
      </w:pPr>
      <w:r>
        <w:rPr>
          <w:b/>
          <w:bCs/>
        </w:rPr>
        <w:t xml:space="preserve">Figure </w:t>
      </w:r>
      <w:r>
        <w:rPr/>
        <w:fldChar w:fldCharType="begin"/>
      </w:r>
      <w:r>
        <w:rPr/>
        <w:instrText xml:space="preserve"> SEQ Figure \* ARABIC </w:instrText>
      </w:r>
      <w:r>
        <w:rPr/>
        <w:fldChar w:fldCharType="separate"/>
      </w:r>
      <w:r>
        <w:rPr/>
        <w:t>5</w:t>
      </w:r>
      <w:r>
        <w:rPr/>
        <w:fldChar w:fldCharType="end"/>
      </w:r>
      <w:r>
        <w:rPr/>
        <w:t>: Distribution of primary-study length in words (n = 122).</w:t>
      </w:r>
    </w:p>
    <w:p>
      <w:pPr>
        <w:pStyle w:val="Heading2"/>
        <w:rPr/>
      </w:pPr>
      <w:r>
        <w:rPr/>
        <w:t>4.11 Implementation Environment</w:t>
      </w:r>
    </w:p>
    <w:p>
      <w:pPr>
        <w:pStyle w:val="Normal"/>
        <w:spacing w:before="0" w:after="160"/>
        <w:jc w:val="both"/>
        <w:rPr/>
      </w:pPr>
      <w:r>
        <w:rPr/>
        <w:t>The pipeline is implemented in Python 3.11 as one importable module organised in numbered sections (ingestion, labelling, manual-label handling and metrics, feature engineering and supervised classification, distribution benchmark, thematic module, orchestration) and driven by a Colab notebook that installs pinned dependencies, runs the whole study and generates the figures. PDF parsing uses pdfplumber with pytesseract and Tesseract 5 for OCR; features, classifiers, k-means and metrics use scikit-learn; dimensionality reduction and density-based clustering use umap-learn and hdbscan; embeddings and topic descriptors use sentence-transformers and BERTopic; the figures use Matplotlib. Ingestion, labelling and the supervised evaluation run on an ordinary CPU; the transformer components run on Google Colab. Random seeds are fixed, library versions are pinned (Appendix II), and an extraction cache lets the evaluation be repeated without re-reading the PDFs.</w:t>
      </w:r>
    </w:p>
    <w:p>
      <w:pPr>
        <w:pStyle w:val="Heading2"/>
        <w:rPr/>
      </w:pPr>
      <w:r>
        <w:rPr/>
        <w:t>4.12 Functional and Non-Functional Requirements</w:t>
      </w:r>
    </w:p>
    <w:p>
      <w:pPr>
        <w:pStyle w:val="Normal"/>
        <w:spacing w:before="0" w:after="160"/>
        <w:jc w:val="both"/>
        <w:rPr/>
      </w:pPr>
      <w:r>
        <w:rPr/>
        <w:t>The architecture realises the requirements derived in Section 3.14. Functionally, each requirement maps to a module: ingestion satisfies PDF intake, OCR and bibliographic recovery; the labelling and classification modules satisfy facet assignment; the thematic module satisfies theme induction; and the map-generation module satisfies portfolio export and visualisation. Non-functionally, modularity is achieved by the sectioned module design, reproducibility by fixed seeds, pinned versions and the single metrics file from which all reported numbers are drawn, transparency by the stored cue evidence and the confidence-based review flags, and efficiency by the extraction cache and the light-weight labeller, which processes a study in seconds.</w:t>
      </w:r>
    </w:p>
    <w:p>
      <w:pPr>
        <w:pStyle w:val="Heading2"/>
        <w:rPr/>
      </w:pPr>
      <w:r>
        <w:rPr/>
        <w:t>4.13 Thematic and Map-Generation Algorithms</w:t>
      </w:r>
    </w:p>
    <w:p>
      <w:pPr>
        <w:pStyle w:val="Normal"/>
        <w:spacing w:before="0" w:after="160"/>
        <w:jc w:val="both"/>
        <w:rPr/>
      </w:pPr>
      <w:r>
        <w:rPr/>
        <w:t>For completeness, the two less conventional modules are summarised algorithmically. The thematic module proceeds as in Algorithm 4.3, and the map-generation module as in Algorithm 4.4.</w:t>
      </w:r>
    </w:p>
    <w:p>
      <w:pPr>
        <w:pStyle w:val="Normal"/>
        <w:spacing w:before="140" w:after="80"/>
        <w:rPr/>
      </w:pPr>
      <w:r>
        <w:rPr>
          <w:b/>
          <w:i/>
        </w:rPr>
        <w:t>Algorithm 4.3: Thematic topic modelling</w:t>
      </w:r>
    </w:p>
    <w:p>
      <w:pPr>
        <w:pStyle w:val="ListParagraph"/>
        <w:numPr>
          <w:ilvl w:val="0"/>
          <w:numId w:val="1"/>
        </w:numPr>
        <w:spacing w:before="0" w:after="100"/>
        <w:jc w:val="both"/>
        <w:rPr/>
      </w:pPr>
      <w:r>
        <w:rPr/>
        <w:t>Input: title and abstract of every study.</w:t>
      </w:r>
    </w:p>
    <w:p>
      <w:pPr>
        <w:pStyle w:val="ListParagraph"/>
        <w:numPr>
          <w:ilvl w:val="0"/>
          <w:numId w:val="1"/>
        </w:numPr>
        <w:spacing w:before="0" w:after="100"/>
        <w:jc w:val="both"/>
        <w:rPr/>
      </w:pPr>
      <w:r>
        <w:rPr/>
        <w:t>Embed the documents with Sentence-BERT (all-MiniLM-L6-v2).</w:t>
      </w:r>
    </w:p>
    <w:p>
      <w:pPr>
        <w:pStyle w:val="ListParagraph"/>
        <w:numPr>
          <w:ilvl w:val="0"/>
          <w:numId w:val="1"/>
        </w:numPr>
        <w:spacing w:before="0" w:after="100"/>
        <w:jc w:val="both"/>
        <w:rPr/>
      </w:pPr>
      <w:r>
        <w:rPr/>
        <w:t>For each UMAP setting in the grid: reduce the embeddings; for k = 2 to 10 fit k-means and compute the silhouette coefficient.</w:t>
      </w:r>
    </w:p>
    <w:p>
      <w:pPr>
        <w:pStyle w:val="ListParagraph"/>
        <w:numPr>
          <w:ilvl w:val="0"/>
          <w:numId w:val="1"/>
        </w:numPr>
        <w:spacing w:before="0" w:after="100"/>
        <w:jc w:val="both"/>
        <w:rPr/>
      </w:pPr>
      <w:r>
        <w:rPr/>
        <w:t>Retain the (UMAP setting, k) with the highest silhouette; fit HDBSCAN on the same space for comparison.</w:t>
      </w:r>
    </w:p>
    <w:p>
      <w:pPr>
        <w:pStyle w:val="ListParagraph"/>
        <w:numPr>
          <w:ilvl w:val="0"/>
          <w:numId w:val="1"/>
        </w:numPr>
        <w:spacing w:before="0" w:after="100"/>
        <w:jc w:val="both"/>
        <w:rPr/>
      </w:pPr>
      <w:r>
        <w:rPr/>
        <w:t>For each cluster, compute class-based TF–IDF to derive an interpretable label; compute confidence, diversity and coherence.</w:t>
      </w:r>
    </w:p>
    <w:p>
      <w:pPr>
        <w:pStyle w:val="ListParagraph"/>
        <w:numPr>
          <w:ilvl w:val="0"/>
          <w:numId w:val="1"/>
        </w:numPr>
        <w:spacing w:before="0" w:after="100"/>
        <w:jc w:val="both"/>
        <w:rPr/>
      </w:pPr>
      <w:r>
        <w:rPr/>
        <w:t>Output: a theme assignment and confidence per study; the selection grid.</w:t>
      </w:r>
    </w:p>
    <w:p>
      <w:pPr>
        <w:pStyle w:val="Normal"/>
        <w:spacing w:before="140" w:after="80"/>
        <w:rPr/>
      </w:pPr>
      <w:r>
        <w:rPr>
          <w:b/>
          <w:i/>
        </w:rPr>
        <w:t>Algorithm 4.4: Map generation</w:t>
      </w:r>
    </w:p>
    <w:p>
      <w:pPr>
        <w:pStyle w:val="ListParagraph"/>
        <w:numPr>
          <w:ilvl w:val="0"/>
          <w:numId w:val="1"/>
        </w:numPr>
        <w:spacing w:before="0" w:after="100"/>
        <w:jc w:val="both"/>
        <w:rPr/>
      </w:pPr>
      <w:r>
        <w:rPr/>
        <w:t>Input: per-study facet labels, confidences, review flags and theme assignments.</w:t>
      </w:r>
    </w:p>
    <w:p>
      <w:pPr>
        <w:pStyle w:val="ListParagraph"/>
        <w:numPr>
          <w:ilvl w:val="0"/>
          <w:numId w:val="1"/>
        </w:numPr>
        <w:spacing w:before="0" w:after="100"/>
        <w:jc w:val="both"/>
        <w:rPr/>
      </w:pPr>
      <w:r>
        <w:rPr/>
        <w:t>Cross-tabulate contribution type against research type to obtain bubble counts.</w:t>
      </w:r>
    </w:p>
    <w:p>
      <w:pPr>
        <w:pStyle w:val="ListParagraph"/>
        <w:numPr>
          <w:ilvl w:val="0"/>
          <w:numId w:val="1"/>
        </w:numPr>
        <w:spacing w:before="0" w:after="100"/>
        <w:jc w:val="both"/>
        <w:rPr/>
      </w:pPr>
      <w:r>
        <w:rPr/>
        <w:t>Compute category frequencies for each facet and the theme sizes.</w:t>
      </w:r>
    </w:p>
    <w:p>
      <w:pPr>
        <w:pStyle w:val="ListParagraph"/>
        <w:numPr>
          <w:ilvl w:val="0"/>
          <w:numId w:val="1"/>
        </w:numPr>
        <w:spacing w:before="0" w:after="100"/>
        <w:jc w:val="both"/>
        <w:rPr/>
      </w:pPr>
      <w:r>
        <w:rPr/>
        <w:t>Render the bubble plot, bar charts and thematic chart; export the classified portfolio (one row per study) to a file.</w:t>
      </w:r>
    </w:p>
    <w:p>
      <w:pPr>
        <w:pStyle w:val="Heading2"/>
        <w:rPr/>
      </w:pPr>
      <w:r>
        <w:rPr/>
        <w:t>4.14 Worked Example of the End-to-End Flow</w:t>
      </w:r>
    </w:p>
    <w:p>
      <w:pPr>
        <w:pStyle w:val="Normal"/>
        <w:spacing w:before="0" w:after="160"/>
        <w:jc w:val="both"/>
        <w:rPr/>
      </w:pPr>
      <w:r>
        <w:rPr/>
        <w:t>To illustrate the pipeline concretely, consider the study shown in Figure 5, "Automated testing framework development based on social interaction and communication principles" (reference [95] of the reference mapping study). Ingestion recovers the title and abstract from the text layer and records 2,470 words on 4 pages. Preprocessing strips the reference list and lower-cases the body. The labelling module finds the cues a new×3 for the research type, implementation×17; framework×10; platform×1; system×5 for the contribution type and to demonstrate×1 for the evaluation method, and assigns Solution Proposal, Tool and Example with confidences 1.00, 0.70 and 1.00; all three agree with the manual labels (Solution Proposal; Tool; Example or Discussion). The supervised classifiers, trained on the other folds, independently predict Experience Papers, Method and Experience Report. The thematic module places the study in one of the induced clusters, and map generation increments the corresponding bubble in the contribution-by-research-type plot and writes the study's full row to the portfolio. The same flow, applied across the corpus, produces the complete map evaluated in Chapter Five.</w:t>
      </w:r>
    </w:p>
    <w:p>
      <w:pPr>
        <w:pStyle w:val="Heading2"/>
        <w:rPr/>
      </w:pPr>
      <w:r>
        <w:rPr/>
        <w:t>4.15 Testing and Validation of the Pipeline</w:t>
      </w:r>
    </w:p>
    <w:p>
      <w:pPr>
        <w:pStyle w:val="Normal"/>
        <w:spacing w:before="0" w:after="160"/>
        <w:jc w:val="both"/>
        <w:rPr/>
      </w:pPr>
      <w:r>
        <w:rPr/>
        <w:t>The pipeline was tested iteratively, module by module, before the end-to-end evaluation. Ingestion was checked by comparing recovered titles with the reference list of the reference mapping study during the title matching of Section 3.5, which also exposed the four files that had to be excluded and the three scanned documents that required OCR; the abstract cascade was checked by inspecting the strategy recorded for every document. The labelling module was checked by reading the stored cue evidence for a sample of studies; the supervised module by verifying that every study is predicted exactly once out of fold and that the pooled-category stratification leaves no fold without a category present in training; and the thematic module on a synthetic embedding before the encoder was available. Integration testing confirmed that the modules composed correctly, that the extraction cache was reused without corruption, and that the driver produced a complete portfolio, a metrics file and all figures from a directory of PDFs. Reproducibility was treated as a first-class concern: random seeds are fixed, library versions are pinned and the configuration is recorded (Appendix II), so that a given input directory yields the same portfolio on re-execution.</w:t>
      </w:r>
    </w:p>
    <w:p>
      <w:pPr>
        <w:pStyle w:val="Heading2"/>
        <w:rPr/>
      </w:pPr>
      <w:r>
        <w:rPr/>
        <w:t>4.16 Output Data Schema</w:t>
      </w:r>
    </w:p>
    <w:p>
      <w:pPr>
        <w:pStyle w:val="Normal"/>
        <w:spacing w:before="0" w:after="160"/>
        <w:jc w:val="both"/>
        <w:rPr/>
      </w:pPr>
      <w:r>
        <w:rPr/>
        <w:t>The pipeline writes one structured record per primary study to a tabular portfolio, which is the artefact from which every map and table in Chapter Five is derived. Defining this schema explicitly fixes the unit of analysis as the individual study and makes the output directly reusable by other researchers, who can query, filter or re-visualise the portfolio without re-running the pipeline. Table 4 summarises the schema; descriptive metadata fields populate the upper rows, analytical facets the middle rows, and provenance and evaluation fields the lower rows.</w:t>
      </w:r>
    </w:p>
    <w:p>
      <w:pPr>
        <w:pStyle w:val="Caption"/>
        <w:spacing w:before="160" w:after="80"/>
        <w:rPr/>
      </w:pPr>
      <w:r>
        <w:rPr>
          <w:b/>
          <w:bCs/>
        </w:rPr>
        <w:t xml:space="preserve">Table </w:t>
      </w:r>
      <w:r>
        <w:rPr/>
        <w:fldChar w:fldCharType="begin"/>
      </w:r>
      <w:r>
        <w:rPr/>
        <w:instrText xml:space="preserve"> SEQ Table \* ARABIC </w:instrText>
      </w:r>
      <w:r>
        <w:rPr/>
        <w:fldChar w:fldCharType="separate"/>
      </w:r>
      <w:r>
        <w:rPr/>
        <w:t>3</w:t>
      </w:r>
      <w:r>
        <w:rPr/>
        <w:fldChar w:fldCharType="end"/>
      </w:r>
      <w:r>
        <w:rPr/>
        <w:t>: Output data schema of the classified portfolio (sms_results.csv).</w:t>
      </w:r>
    </w:p>
    <w:tbl>
      <w:tblPr>
        <w:tblW w:w="9360" w:type="dxa"/>
        <w:jc w:val="left"/>
        <w:tblInd w:w="0" w:type="dxa"/>
        <w:tblLayout w:type="fixed"/>
        <w:tblCellMar>
          <w:top w:w="50" w:type="dxa"/>
          <w:left w:w="90" w:type="dxa"/>
          <w:bottom w:w="50" w:type="dxa"/>
          <w:right w:w="90" w:type="dxa"/>
        </w:tblCellMar>
        <w:tblLook w:val="0000" w:noHBand="0" w:noVBand="0" w:firstColumn="0" w:lastRow="0" w:lastColumn="0" w:firstRow="0"/>
      </w:tblPr>
      <w:tblGrid>
        <w:gridCol w:w="4199"/>
        <w:gridCol w:w="2581"/>
        <w:gridCol w:w="2580"/>
      </w:tblGrid>
      <w:tr>
        <w:trPr>
          <w:tblHeader w:val="true"/>
        </w:trPr>
        <w:tc>
          <w:tcPr>
            <w:tcW w:w="4199"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rPr/>
            </w:pPr>
            <w:r>
              <w:rPr>
                <w:b/>
                <w:bCs/>
                <w:color w:val="FFFFFF"/>
                <w:sz w:val="22"/>
                <w:szCs w:val="22"/>
              </w:rPr>
              <w:t>Field</w:t>
            </w:r>
          </w:p>
        </w:tc>
        <w:tc>
          <w:tcPr>
            <w:tcW w:w="2581"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Type</w:t>
            </w:r>
          </w:p>
        </w:tc>
        <w:tc>
          <w:tcPr>
            <w:tcW w:w="258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Description</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paper_id</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string</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File name of the primary study (surrogate key).</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title, abstract</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string</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Recovered title and abstract; abstract_strategy records which of the four strategies succeeded.</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text_source, pages, word_count, extract_s</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string / integer / float</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Text layer or OCR; page and word counts; extraction time in seconds.</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research_type, contribution_type, evaluation_method</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categorical</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Facet labels assigned by the facet assignment module.</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*_confidence</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float (0–1)</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Score margin of the labeller for each facet.</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*_cues</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string</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Cue phrases (with counts) that produced each facet decision.</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review_flag</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boolean</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True when any facet confidence is below the threshold.</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bm_ref, *_manual</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integer / string</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Reference number and manual categories in Binamungu and Maro (2023); multiple categories joined by '|'.</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*_supervised</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categorical</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Out-of-fold prediction of the best supervised classifier (evaluation file).</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theme, theme_confidence</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integer / float</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Induced thematic cluster and assignment confidence.</w:t>
            </w:r>
          </w:p>
        </w:tc>
      </w:tr>
    </w:tbl>
    <w:p>
      <w:pPr>
        <w:pStyle w:val="Normal"/>
        <w:spacing w:before="0" w:after="160"/>
        <w:jc w:val="both"/>
        <w:rPr/>
      </w:pPr>
      <w:r>
        <w:rPr/>
        <w:t>The review_flag field operationalises the human-in-the-loop design: records for which any facet was labelled with confidence below the configured threshold are flagged for reviewer attention, so that scarce expert time is directed at the decisions the system is least sure of. The cue fields record, for each decision, the phrases that produced it, which is what makes an automated assignment auditable rather than opaque. Together, these fields ensure that the portfolio is not merely a set of predictions but a transparent, reviewable record of how each prediction was reached.</w:t>
      </w:r>
      <w:r>
        <w:br w:type="page"/>
      </w:r>
    </w:p>
    <w:p>
      <w:pPr>
        <w:pStyle w:val="Heading1"/>
        <w:spacing w:before="240" w:after="60"/>
        <w:jc w:val="center"/>
        <w:rPr/>
      </w:pPr>
      <w:bookmarkStart w:id="67" w:name="_Toc233635289"/>
      <w:r>
        <w:rPr/>
        <w:t>CHAPTER FIVE</w:t>
      </w:r>
      <w:bookmarkEnd w:id="67"/>
    </w:p>
    <w:p>
      <w:pPr>
        <w:pStyle w:val="Normal"/>
        <w:spacing w:before="0" w:after="240"/>
        <w:jc w:val="center"/>
        <w:rPr/>
      </w:pPr>
      <w:r>
        <w:rPr>
          <w:b/>
          <w:bCs/>
          <w:sz w:val="28"/>
          <w:szCs w:val="28"/>
        </w:rPr>
        <w:t>FINDINGS AND DISCUSSION</w:t>
      </w:r>
    </w:p>
    <w:p>
      <w:pPr>
        <w:pStyle w:val="Heading2"/>
        <w:rPr/>
      </w:pPr>
      <w:bookmarkStart w:id="68" w:name="_Toc233635290"/>
      <w:r>
        <w:rPr/>
        <w:t>5.1 Introduction</w:t>
      </w:r>
      <w:bookmarkEnd w:id="68"/>
    </w:p>
    <w:p>
      <w:pPr>
        <w:pStyle w:val="Normal"/>
        <w:spacing w:before="0" w:after="160"/>
        <w:jc w:val="both"/>
        <w:rPr/>
      </w:pPr>
      <w:r>
        <w:rPr/>
        <w:t>This chapter presents and discusses the findings obtained when the pipeline described in Chapter Four was applied to the corpus described in Chapter Three. It first reports the experimental setup and the dataset, then the results of metadata extraction, of the definition-based facet labelling and of the supervised facet classification against the manually annotated reference set, the thematic modelling, the systematic map, the comparison with the manual baseline in both distribution and time, and the evaluation of the human-in-the-loop flag. The chapter then discusses the findings, considers the threats to validity, analyses the errors, and relates the results to the literature and to practice. Every number reported here is taken from the evaluation file of a single execution of the released pipeline; the figures are generated from the same file.</w:t>
      </w:r>
    </w:p>
    <w:p>
      <w:pPr>
        <w:pStyle w:val="Heading2"/>
        <w:rPr/>
      </w:pPr>
      <w:r>
        <w:rPr/>
        <w:t>5.2 Experimental Setup and Dataset</w:t>
      </w:r>
    </w:p>
    <w:p>
      <w:pPr>
        <w:pStyle w:val="Normal"/>
        <w:spacing w:before="0" w:after="160"/>
        <w:jc w:val="both"/>
        <w:rPr/>
      </w:pPr>
      <w:r>
        <w:rPr/>
        <w:t>The primary-study folder contained 126 PDF documents, drawn from the behaviour-driven development mapping study of Binamungu and Maro (2023). No document was excluded on editorial grounds prior to analysis; the pipeline was applied to the folder as it stood, so that the reported yield reflects what an unattended run achieves.</w:t>
      </w:r>
    </w:p>
    <w:p>
      <w:pPr>
        <w:pStyle w:val="Normal"/>
        <w:spacing w:before="0" w:after="160"/>
        <w:jc w:val="both"/>
        <w:rPr/>
      </w:pPr>
      <w:r>
        <w:rPr/>
        <w:t>Of the 126 documents, 123 were processed successfully, a yield of 97.6 per cent. The three that failed were examined individually and each was found to consist solely of page images with no text layer. Reading them requires optical character recognition, and the recognition engine was not installed on the machine employed. No document among the 123 that were processed required optical character recognition, so the text analysed throughout this chapter is the publishers' own.</w:t>
      </w:r>
    </w:p>
    <w:p>
      <w:pPr>
        <w:pStyle w:val="Normal"/>
        <w:spacing w:before="0" w:after="160"/>
        <w:jc w:val="both"/>
        <w:rPr/>
      </w:pPr>
      <w:r>
        <w:rPr/>
        <w:t>The corpus so constructed comprises 1,242,356 words, with a median document length of 5,169 words and a range from 785 to 120,392 words. The upper extreme is not a paper: it is a complete conference proceedings volume. Ten documents exceed the length at which the interquartile rule regards a document as atypical, and Section 5.3 reports both their composition and a measurement of their influence on the results.</w:t>
      </w:r>
    </w:p>
    <w:p>
      <w:pPr>
        <w:pStyle w:val="Normal"/>
        <w:spacing w:before="0" w:after="160"/>
        <w:jc w:val="both"/>
        <w:rPr/>
      </w:pPr>
      <w:r>
        <w:rPr/>
        <w:t>Two matters of scope must be stated before the results are read. First, this study possesses no manually annotated reference set. The per-paper classification published by Binamungu and Maro (2023) was not transcribed into a machine-readable form for this study, and no sample of studies was labelled independently by a human annotator. In consequence no comparison of per-paper decisions is possible anywhere in this chapter, and every figure reported is either a property of the pipeline's own output or a comparison of aggregate distributions. Second, and following from the first, the pipeline is unsupervised throughout: no component consumes a human label, and the supervised learning that appears in Sections 5.5 and 5.9 operates upon the pipeline's own assignments as an instrument of audit, in the sense established when the module was described.</w:t>
      </w:r>
    </w:p>
    <w:p>
      <w:pPr>
        <w:pStyle w:val="Heading2"/>
        <w:rPr/>
      </w:pPr>
      <w:r>
        <w:rPr/>
        <w:t>5.3 Corpus Construction and Text Extraction Results</w:t>
      </w:r>
    </w:p>
    <w:p>
      <w:pPr>
        <w:pStyle w:val="Normal"/>
        <w:spacing w:before="0" w:after="160"/>
        <w:jc w:val="both"/>
        <w:rPr/>
      </w:pPr>
      <w:r>
        <w:rPr/>
        <w:t>The corpus directory contained 126 PDF documents, of which the ingestion phase successfully processed 123, a yield of 97.6 per cent, producing a dataset of 1,242,356 words. The three documents that could not be processed were examined individually and found to contain no text layer whatsoever, consisting solely of page images. No PDF library is capable of reading such documents; optical character recognition would be required, and the recognition engine was unavailable on the machine employed. This limitation is carried forward to the discussion of limitations. None of the 123 documents that were processed required optical character recognition, so the extracted text is that of the publishers rather than a recognition of it.</w:t>
      </w:r>
    </w:p>
    <w:p>
      <w:pPr>
        <w:pStyle w:val="Normal"/>
        <w:spacing w:before="0" w:after="160"/>
        <w:jc w:val="both"/>
        <w:rPr/>
      </w:pPr>
      <w:r>
        <w:rPr/>
        <w:t>One extraction defect was identified and corrected during development. It is reported here because it materially altered the results rather than merely the legibility of the text. In many publisher PDFs each word is stored as a separate typographic span carrying no space character, with the consequence that concatenating spans yields unreadable sequences in which an entire clause is joined into a single token. Forty-three of the 123 documents were affected, that is 35 per cent of the corpus. Prior to correction, the clustering procedure grouped the affected documents together and named the resulting group by fragments of publisher headers; following the insertion of a space wherever the horizontal separation between adjacent spans exceeds one fifth of the font size, no document remains affected and the clusters are named by research vocabulary. The episode illustrates concretely the contention that the quality of extraction bounds the validity of everything computed downstream.</w:t>
      </w:r>
    </w:p>
    <w:p>
      <w:pPr>
        <w:pStyle w:val="Normal"/>
        <w:spacing w:before="0" w:after="160"/>
        <w:jc w:val="both"/>
        <w:rPr/>
      </w:pPr>
      <w:r>
        <w:rPr/>
        <w:t>Abstract recovery is reported according to the strategy that produced it, so that weaker rows may be audited rather than tacitly trusted. The abstract was located beneath its own heading for 105 studies (85.4 per cent), taken from the text preceding the introduction for 16 (13.0 per cent), and recovered by fallback for 2 (1.6 per cent). Titles were recovered from page typography for 115 studies, from the first line of text for 6 and from PDF metadata for 2. The publication year was recovered for 101 studies, spanning the interval 2010 to 2026, and author keywords for 56. The shortfall in keywords reflects the composition of the corpus, in which a substantial proportion of studies carry no keywords block.</w:t>
      </w:r>
    </w:p>
    <w:p>
      <w:pPr>
        <w:pStyle w:val="Normal"/>
        <w:spacing w:before="0" w:after="160"/>
        <w:jc w:val="both"/>
        <w:rPr/>
      </w:pPr>
      <w:r>
        <w:rPr/>
        <w:t>Body sections were delimited by detecting headings from typography rather than from wording, on the grounds that headings are marked by size, weight and numbering rather than by vocabulary. Recovery varies by section, as the following table reports. Three refinements raised these figures during development: the incorporation of heading names actually employed by this corpus, among them Foundations, Preliminaries and Ontology Modelling, which a census of detected headings demonstrated were being left unmapped; the acceptance of compound headings such as Background and Related Work, which the original pattern rejected because it required the entire line to constitute a single section name; and the separate storage of the background section in place of its being subsumed within the introduction. Recovery of the methodology section rose from 31 studies to 56 in consequence, an improvement of 81 per cent.</w:t>
      </w:r>
    </w:p>
    <w:tbl>
      <w:tblPr>
        <w:tblStyle w:val="TableGrid"/>
        <w:tblW w:w="6800" w:type="dxa"/>
        <w:jc w:val="left"/>
        <w:tblInd w:w="0" w:type="dxa"/>
        <w:tblLayout w:type="fixed"/>
        <w:tblCellMar>
          <w:top w:w="0" w:type="dxa"/>
          <w:left w:w="108" w:type="dxa"/>
          <w:bottom w:w="0" w:type="dxa"/>
          <w:right w:w="108" w:type="dxa"/>
        </w:tblCellMar>
      </w:tblPr>
      <w:tblGrid>
        <w:gridCol w:w="3000"/>
        <w:gridCol w:w="1900"/>
        <w:gridCol w:w="1900"/>
      </w:tblGrid>
      <w:tr>
        <w:trPr/>
        <w:tc>
          <w:tcPr>
            <w:tcW w:w="30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Section</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Studies recovered</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Share of corpus</w:t>
            </w:r>
          </w:p>
        </w:tc>
      </w:tr>
      <w:tr>
        <w:trPr/>
        <w:tc>
          <w:tcPr>
            <w:tcW w:w="30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Introduction</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110</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89.4%</w:t>
            </w:r>
          </w:p>
        </w:tc>
      </w:tr>
      <w:tr>
        <w:trPr/>
        <w:tc>
          <w:tcPr>
            <w:tcW w:w="30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Background</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73</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59.3%</w:t>
            </w:r>
          </w:p>
        </w:tc>
      </w:tr>
      <w:tr>
        <w:trPr/>
        <w:tc>
          <w:tcPr>
            <w:tcW w:w="30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Conclusion</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71</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57.7%</w:t>
            </w:r>
          </w:p>
        </w:tc>
      </w:tr>
      <w:tr>
        <w:trPr/>
        <w:tc>
          <w:tcPr>
            <w:tcW w:w="30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Results</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58</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47.2%</w:t>
            </w:r>
          </w:p>
        </w:tc>
      </w:tr>
      <w:tr>
        <w:trPr/>
        <w:tc>
          <w:tcPr>
            <w:tcW w:w="30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Methodology</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56</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45.5%</w:t>
            </w:r>
          </w:p>
        </w:tc>
      </w:tr>
      <w:tr>
        <w:trPr/>
        <w:tc>
          <w:tcPr>
            <w:tcW w:w="30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Discussion</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42</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34.1%</w:t>
            </w:r>
          </w:p>
        </w:tc>
      </w:tr>
    </w:tbl>
    <w:p>
      <w:pPr>
        <w:pStyle w:val="Normal"/>
        <w:spacing w:before="0" w:after="160"/>
        <w:jc w:val="both"/>
        <w:rPr/>
      </w:pPr>
      <w:r>
        <w:rPr/>
      </w:r>
    </w:p>
    <w:p>
      <w:pPr>
        <w:pStyle w:val="Normal"/>
        <w:spacing w:before="0" w:after="160"/>
        <w:jc w:val="center"/>
        <w:rPr/>
      </w:pPr>
      <w:r>
        <w:rPr>
          <w:b/>
        </w:rPr>
        <w:t>Table 6: Recovery of body sections across the 123 primary studies.</w:t>
      </w:r>
    </w:p>
    <w:p>
      <w:pPr>
        <w:pStyle w:val="Normal"/>
        <w:spacing w:before="0" w:after="160"/>
        <w:jc w:val="both"/>
        <w:rPr/>
      </w:pPr>
      <w:r>
        <w:rPr/>
        <w:t>Section recovery constitutes the weakest element of the ingestion phase, and its deficiencies propagate. The evaluation-method facet is determined from the abstract together with the methodology and results sections; for the 67 studies in which no methodology section was detected, that facet consequently rests upon less evidence than the design intends. This is a plausible contributor to its being the weakest of the three facets. All six body sections were recovered for only 12 studies.</w:t>
      </w:r>
    </w:p>
    <w:p>
      <w:pPr>
        <w:pStyle w:val="Normal"/>
        <w:spacing w:before="0" w:after="160"/>
        <w:jc w:val="both"/>
        <w:rPr/>
      </w:pPr>
      <w:r>
        <w:rPr/>
        <w:t>Document length was examined for outliers prior to modelling, on the principle that a document substantially longer than a paper is frequently not a paper. Applying the interquartile rule, with quartiles of 3,557 and 8,559 words, yields an upper fence of 16,062 words. Ten studies exceed it, and these ten together account for 48.1 per cent of all text in the corpus; two are complete conference proceedings volumes rather than single studies. Their influence was measured rather than assumed. Their exclusion alters the cross-validated macro F1 by between 0.011 and 0.076 according to the facet, and alters the clustering of the studies that remain by an adjusted Rand index of 0.704, indicating that approximately 30 per cent of the grouping is contingent upon their presence. They are moreover assigned differently from the remainder of the corpus, half of them to Case Study against 17 per cent of the remainder, which suggests that the extraction misreads long documents systematically. The pipeline flags these studies and exposes a configuration setting by which they may be excluded. They were retained for the results reported here, and the argument for removing the proceedings volumes rests upon correctness rather than upon any improvement in the metrics.</w:t>
      </w:r>
    </w:p>
    <w:p>
      <w:pPr>
        <w:pStyle w:val="Heading2"/>
        <w:rPr/>
      </w:pPr>
      <w:r>
        <w:rPr/>
        <w:t>5.4 Facet Assignment Results</w:t>
      </w:r>
    </w:p>
    <w:p>
      <w:pPr>
        <w:pStyle w:val="Normal"/>
        <w:spacing w:before="0" w:after="160"/>
        <w:jc w:val="both"/>
        <w:rPr/>
      </w:pPr>
      <w:r>
        <w:rPr/>
        <w:t>The facet module assigned all three facets to each of the 123 studies. Since assignment is performed zero-shot, no training labels are withheld and no accuracy against a human answer may be reported. What can be reported is the distribution produced, the confidence with which each decision was reached, and the correspondence of that distribution with a published manual mapping of the same field. Section 5.5 subsequently audits the labels internally, and Section 6.5 records the absence of a manually annotated reference set as the principal limitation of this evaluation.</w:t>
      </w:r>
    </w:p>
    <w:p>
      <w:pPr>
        <w:pStyle w:val="Normal"/>
        <w:spacing w:before="0" w:after="160"/>
        <w:jc w:val="both"/>
        <w:rPr/>
      </w:pPr>
      <w:r>
        <w:rPr/>
        <w:t>Table 7 presents the distribution of each facet, and Figure 8 displays the same information graphically. The most conspicuous feature is its evenness. No category of any facet accounts for more than 22.0 per cent of the corpus and none for less than 9.8 per cent. This evenness is a property of the standardisation applied during assignment rather than a characteristic of the literature. Standardising each category's scores across the corpus removes the bias by which a single category would otherwise dominate, but in doing so it draws the resulting distribution towards uniformity. The consequence is examined against the manual baseline below.</w:t>
      </w:r>
    </w:p>
    <w:tbl>
      <w:tblPr>
        <w:tblStyle w:val="TableGrid"/>
        <w:tblW w:w="7000" w:type="dxa"/>
        <w:jc w:val="left"/>
        <w:tblInd w:w="0" w:type="dxa"/>
        <w:tblLayout w:type="fixed"/>
        <w:tblCellMar>
          <w:top w:w="0" w:type="dxa"/>
          <w:left w:w="108" w:type="dxa"/>
          <w:bottom w:w="0" w:type="dxa"/>
          <w:right w:w="108" w:type="dxa"/>
        </w:tblCellMar>
      </w:tblPr>
      <w:tblGrid>
        <w:gridCol w:w="2200"/>
        <w:gridCol w:w="2599"/>
        <w:gridCol w:w="1101"/>
        <w:gridCol w:w="1099"/>
      </w:tblGrid>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Facet</w:t>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Category</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Studies</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Share</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Research type</w:t>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Validation Research</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30</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24.4%</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Philosophical Papers</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24</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19.5%</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Solution Proposal</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22</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17.9%</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Opinion Papers</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18</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14.6%</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Experience Papers</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15</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12.2%</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Evaluation Research</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14</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11.4%</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Contribution type</w:t>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Tool</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26</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21.1%</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Method</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23</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18.7%</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Metric</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21</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17.1%</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Process</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20</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16.3%</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Empirical Insights</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18</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14.6%</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Model</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15</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12.2%</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Evaluation method</w:t>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Case Study</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27</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22.0%</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Discussion</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24</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19.5%</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Experience Report</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22</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17.9%</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Rigorous Analysis</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19</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15.4%</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Example</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19</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15.4%</w:t>
            </w:r>
          </w:p>
        </w:tc>
      </w:tr>
      <w:tr>
        <w:trPr/>
        <w:tc>
          <w:tcPr>
            <w:tcW w:w="2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r>
          </w:p>
        </w:tc>
        <w:tc>
          <w:tcPr>
            <w:tcW w:w="2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Experiment</w:t>
            </w:r>
          </w:p>
        </w:tc>
        <w:tc>
          <w:tcPr>
            <w:tcW w:w="11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12</w:t>
            </w:r>
          </w:p>
        </w:tc>
        <w:tc>
          <w:tcPr>
            <w:tcW w:w="10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9.8%</w:t>
            </w:r>
          </w:p>
        </w:tc>
      </w:tr>
    </w:tbl>
    <w:p>
      <w:pPr>
        <w:pStyle w:val="Normal"/>
        <w:spacing w:before="0" w:after="160"/>
        <w:jc w:val="both"/>
        <w:rPr/>
      </w:pPr>
      <w:r>
        <w:rPr/>
      </w:r>
    </w:p>
    <w:p>
      <w:pPr>
        <w:pStyle w:val="Normal"/>
        <w:spacing w:before="0" w:after="160"/>
        <w:jc w:val="center"/>
        <w:rPr/>
      </w:pPr>
      <w:r>
        <w:rPr>
          <w:b/>
        </w:rPr>
        <w:t>Table 7: Distribution of the three mapping facets over the 123 primary studies.</w:t>
      </w:r>
    </w:p>
    <w:p>
      <w:pPr>
        <w:pStyle w:val="Normal"/>
        <w:spacing w:before="0" w:after="120"/>
        <w:jc w:val="center"/>
        <w:rPr/>
      </w:pPr>
      <w:r>
        <w:rPr/>
        <w:drawing>
          <wp:inline distT="0" distB="0" distL="0" distR="0">
            <wp:extent cx="5486400" cy="1929130"/>
            <wp:effectExtent l="0" t="0" r="0" b="0"/>
            <wp:docPr id="6" name="Picture 10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01" descr=""/>
                    <pic:cNvPicPr>
                      <a:picLocks noChangeAspect="1" noChangeArrowheads="1"/>
                    </pic:cNvPicPr>
                  </pic:nvPicPr>
                  <pic:blipFill>
                    <a:blip r:embed="rId9"/>
                    <a:stretch>
                      <a:fillRect/>
                    </a:stretch>
                  </pic:blipFill>
                  <pic:spPr bwMode="auto">
                    <a:xfrm>
                      <a:off x="0" y="0"/>
                      <a:ext cx="5486400" cy="1929130"/>
                    </a:xfrm>
                    <a:prstGeom prst="rect">
                      <a:avLst/>
                    </a:prstGeom>
                  </pic:spPr>
                </pic:pic>
              </a:graphicData>
            </a:graphic>
          </wp:inline>
        </w:drawing>
      </w:r>
    </w:p>
    <w:p>
      <w:pPr>
        <w:pStyle w:val="Normal"/>
        <w:spacing w:before="0" w:after="160"/>
        <w:jc w:val="center"/>
        <w:rPr/>
      </w:pPr>
      <w:r>
        <w:rPr>
          <w:b/>
        </w:rPr>
        <w:t>Figure 8: Distribution of studies across the three mapping facets.</w:t>
      </w:r>
    </w:p>
    <w:p>
      <w:pPr>
        <w:pStyle w:val="Normal"/>
        <w:spacing w:before="0" w:after="160"/>
        <w:jc w:val="both"/>
        <w:rPr/>
      </w:pPr>
      <w:r>
        <w:rPr/>
        <w:t>Confidence is recorded as the margin separating the winning category from the runner-up, expressed in standard deviations. The median margin is 0.420 standard deviations for research type, 0.542 for contribution type and 0.329 for evaluation method. Applying the review threshold of 0.25 standard deviations defined for review flags 44 studies on research type, 34 on contribution type and 45 on evaluation method, corresponding to between 27.6 and 36.6 per cent of the corpus according to the facet. In these studies the two leading categories were separated by less than a quarter of the typical spread of scores, so the assignments should be regarded as provisional and are the cases a human reviewer should examine first. That evaluation method carries both the lowest median margin and the greatest number of flagged studies is consistent with the deficiency in section recovery reported in Section 5.3.</w:t>
      </w:r>
    </w:p>
    <w:p>
      <w:pPr>
        <w:pStyle w:val="Normal"/>
        <w:spacing w:before="0" w:after="160"/>
        <w:jc w:val="both"/>
        <w:rPr/>
      </w:pPr>
      <w:r>
        <w:rPr/>
        <w:t>Comparison with the manual mapping of Binamungu and Maro (2023) constitutes the only external check available, and it is a weak one, since that study mapped a corpus which overlaps with but is not identical to the present one. On research type the mean absolute difference between the two sets of category shares is 0.131 and the correlation between them is 0.743; on contribution type the difference is 0.062 and the correlation 0.921; on evaluation method the difference is 0.131 and the correlation 0.763. The ordering of categories is therefore broadly reproduced, whereas the shape of the distribution is not. The manual study assigns 47.6 per cent of its papers to Solution Proposal against 17.9 per cent here, and 0.5 per cent to Opinion Papers against 14.6 per cent here. Eighteen opinion papers within a corpus of behaviour-driven development research is not a credible finding, and it constitutes the clearest evidence that the standardisation over-corrects. This is reported as a limitation rather than as a result.</w:t>
      </w:r>
    </w:p>
    <w:p>
      <w:pPr>
        <w:pStyle w:val="Heading2"/>
        <w:rPr/>
      </w:pPr>
      <w:r>
        <w:rPr/>
        <w:t>5.5 Internal Validation of the Assigned Labels</w:t>
      </w:r>
    </w:p>
    <w:p>
      <w:pPr>
        <w:pStyle w:val="Normal"/>
        <w:spacing w:before="0" w:after="160"/>
        <w:jc w:val="both"/>
        <w:rPr/>
      </w:pPr>
      <w:r>
        <w:rPr/>
        <w:t>The assigned labels were audited internally by a procedure in which a classifier is trained upon the assigned labels and evaluated out of fold under stratified five-fold cross-validation. The question addressed is whether the assignments are recoverable from the text, which is a necessary condition for their being meaningful, and not whether they are correct.</w:t>
      </w:r>
    </w:p>
    <w:p>
      <w:pPr>
        <w:pStyle w:val="Normal"/>
        <w:spacing w:before="0" w:after="160"/>
        <w:jc w:val="both"/>
        <w:rPr/>
      </w:pPr>
      <w:r>
        <w:rPr/>
        <w:t>Under grid search the best configuration attains a macro F1 of 0.513 for research type using a linear support vector machine, 0.484 for contribution type using logistic regression with class balancing, and 0.490 for evaluation method using logistic regression. Class balancing improves two of the three facets, which is consistent with the evenness of the distribution being an artefact of the assignment procedure rather than a property of the corpus. A random forest was inferior to both linear models on every facet, attaining between 0.348 and 0.404.</w:t>
      </w:r>
    </w:p>
    <w:p>
      <w:pPr>
        <w:pStyle w:val="Normal"/>
        <w:spacing w:before="0" w:after="160"/>
        <w:jc w:val="both"/>
        <w:rPr/>
      </w:pPr>
      <w:r>
        <w:rPr/>
        <w:t>These aggregate figures conceal a division of greater consequence than the averages themselves. The per-class results separate sharply into categories that can be recovered and categories that cannot, as the following table reports for the research-type facet. Philosophical Papers attains an F1 of 0.596 and Validation Research 0.480, whereas Opinion Papers attains 0.091 and Evaluation Research attains exactly zero. Of the fourteen studies assigned to Evaluation Research, a classifier trained upon those very assignments recovers none. A category that cannot be recovered from its own labels carries no signal, and the finding is therefore that several categories, as assigned, constitute scatter rather than categories. Figure 9 presents the corresponding confusion matrix.</w:t>
      </w:r>
    </w:p>
    <w:tbl>
      <w:tblPr>
        <w:tblStyle w:val="TableGrid"/>
        <w:tblW w:w="7300" w:type="dxa"/>
        <w:jc w:val="left"/>
        <w:tblInd w:w="0" w:type="dxa"/>
        <w:tblLayout w:type="fixed"/>
        <w:tblCellMar>
          <w:top w:w="0" w:type="dxa"/>
          <w:left w:w="108" w:type="dxa"/>
          <w:bottom w:w="0" w:type="dxa"/>
          <w:right w:w="108" w:type="dxa"/>
        </w:tblCellMar>
      </w:tblPr>
      <w:tblGrid>
        <w:gridCol w:w="2600"/>
        <w:gridCol w:w="1299"/>
        <w:gridCol w:w="1200"/>
        <w:gridCol w:w="1000"/>
        <w:gridCol w:w="1201"/>
      </w:tblGrid>
      <w:tr>
        <w:trPr/>
        <w:tc>
          <w:tcPr>
            <w:tcW w:w="26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Category</w:t>
            </w:r>
          </w:p>
        </w:tc>
        <w:tc>
          <w:tcPr>
            <w:tcW w:w="12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Precision</w:t>
            </w:r>
          </w:p>
        </w:tc>
        <w:tc>
          <w:tcPr>
            <w:tcW w:w="1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Recall</w:t>
            </w:r>
          </w:p>
        </w:tc>
        <w:tc>
          <w:tcPr>
            <w:tcW w:w="10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F1</w:t>
            </w:r>
          </w:p>
        </w:tc>
        <w:tc>
          <w:tcPr>
            <w:tcW w:w="12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Studies</w:t>
            </w:r>
          </w:p>
        </w:tc>
      </w:tr>
      <w:tr>
        <w:trPr/>
        <w:tc>
          <w:tcPr>
            <w:tcW w:w="26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Philosophical Papers</w:t>
            </w:r>
          </w:p>
        </w:tc>
        <w:tc>
          <w:tcPr>
            <w:tcW w:w="12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0.515</w:t>
            </w:r>
          </w:p>
        </w:tc>
        <w:tc>
          <w:tcPr>
            <w:tcW w:w="1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0.708</w:t>
            </w:r>
          </w:p>
        </w:tc>
        <w:tc>
          <w:tcPr>
            <w:tcW w:w="10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0.596</w:t>
            </w:r>
          </w:p>
        </w:tc>
        <w:tc>
          <w:tcPr>
            <w:tcW w:w="12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24</w:t>
            </w:r>
          </w:p>
        </w:tc>
      </w:tr>
      <w:tr>
        <w:trPr/>
        <w:tc>
          <w:tcPr>
            <w:tcW w:w="26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Validation Research</w:t>
            </w:r>
          </w:p>
        </w:tc>
        <w:tc>
          <w:tcPr>
            <w:tcW w:w="12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0.343</w:t>
            </w:r>
          </w:p>
        </w:tc>
        <w:tc>
          <w:tcPr>
            <w:tcW w:w="1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0.800</w:t>
            </w:r>
          </w:p>
        </w:tc>
        <w:tc>
          <w:tcPr>
            <w:tcW w:w="10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0.480</w:t>
            </w:r>
          </w:p>
        </w:tc>
        <w:tc>
          <w:tcPr>
            <w:tcW w:w="12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30</w:t>
            </w:r>
          </w:p>
        </w:tc>
      </w:tr>
      <w:tr>
        <w:trPr/>
        <w:tc>
          <w:tcPr>
            <w:tcW w:w="26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Solution Proposal</w:t>
            </w:r>
          </w:p>
        </w:tc>
        <w:tc>
          <w:tcPr>
            <w:tcW w:w="12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0.417</w:t>
            </w:r>
          </w:p>
        </w:tc>
        <w:tc>
          <w:tcPr>
            <w:tcW w:w="1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0.227</w:t>
            </w:r>
          </w:p>
        </w:tc>
        <w:tc>
          <w:tcPr>
            <w:tcW w:w="10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0.294</w:t>
            </w:r>
          </w:p>
        </w:tc>
        <w:tc>
          <w:tcPr>
            <w:tcW w:w="12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22</w:t>
            </w:r>
          </w:p>
        </w:tc>
      </w:tr>
      <w:tr>
        <w:trPr/>
        <w:tc>
          <w:tcPr>
            <w:tcW w:w="26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Experience Papers</w:t>
            </w:r>
          </w:p>
        </w:tc>
        <w:tc>
          <w:tcPr>
            <w:tcW w:w="12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0.500</w:t>
            </w:r>
          </w:p>
        </w:tc>
        <w:tc>
          <w:tcPr>
            <w:tcW w:w="1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0.133</w:t>
            </w:r>
          </w:p>
        </w:tc>
        <w:tc>
          <w:tcPr>
            <w:tcW w:w="10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0.210</w:t>
            </w:r>
          </w:p>
        </w:tc>
        <w:tc>
          <w:tcPr>
            <w:tcW w:w="12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15</w:t>
            </w:r>
          </w:p>
        </w:tc>
      </w:tr>
      <w:tr>
        <w:trPr/>
        <w:tc>
          <w:tcPr>
            <w:tcW w:w="26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Opinion Papers</w:t>
            </w:r>
          </w:p>
        </w:tc>
        <w:tc>
          <w:tcPr>
            <w:tcW w:w="12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0.250</w:t>
            </w:r>
          </w:p>
        </w:tc>
        <w:tc>
          <w:tcPr>
            <w:tcW w:w="1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0.056</w:t>
            </w:r>
          </w:p>
        </w:tc>
        <w:tc>
          <w:tcPr>
            <w:tcW w:w="10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0.091</w:t>
            </w:r>
          </w:p>
        </w:tc>
        <w:tc>
          <w:tcPr>
            <w:tcW w:w="12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18</w:t>
            </w:r>
          </w:p>
        </w:tc>
      </w:tr>
      <w:tr>
        <w:trPr/>
        <w:tc>
          <w:tcPr>
            <w:tcW w:w="26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Evaluation Research</w:t>
            </w:r>
          </w:p>
        </w:tc>
        <w:tc>
          <w:tcPr>
            <w:tcW w:w="12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0.000</w:t>
            </w:r>
          </w:p>
        </w:tc>
        <w:tc>
          <w:tcPr>
            <w:tcW w:w="1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0.000</w:t>
            </w:r>
          </w:p>
        </w:tc>
        <w:tc>
          <w:tcPr>
            <w:tcW w:w="10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0.000</w:t>
            </w:r>
          </w:p>
        </w:tc>
        <w:tc>
          <w:tcPr>
            <w:tcW w:w="1201"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14</w:t>
            </w:r>
          </w:p>
        </w:tc>
      </w:tr>
    </w:tbl>
    <w:p>
      <w:pPr>
        <w:pStyle w:val="Normal"/>
        <w:spacing w:before="0" w:after="160"/>
        <w:jc w:val="both"/>
        <w:rPr/>
      </w:pPr>
      <w:r>
        <w:rPr/>
      </w:r>
    </w:p>
    <w:p>
      <w:pPr>
        <w:pStyle w:val="Normal"/>
        <w:spacing w:before="0" w:after="160"/>
        <w:jc w:val="center"/>
        <w:rPr/>
      </w:pPr>
      <w:r>
        <w:rPr>
          <w:b/>
        </w:rPr>
        <w:t>Table 8: Per-class cross-validated results for the research-type facet, ordered by F1.</w:t>
      </w:r>
    </w:p>
    <w:p>
      <w:pPr>
        <w:pStyle w:val="Normal"/>
        <w:spacing w:before="0" w:after="120"/>
        <w:jc w:val="center"/>
        <w:rPr/>
      </w:pPr>
      <w:r>
        <w:rPr/>
        <w:drawing>
          <wp:inline distT="0" distB="0" distL="0" distR="0">
            <wp:extent cx="4206240" cy="3966210"/>
            <wp:effectExtent l="0" t="0" r="0" b="0"/>
            <wp:docPr id="7" name="Picture 10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02" descr=""/>
                    <pic:cNvPicPr>
                      <a:picLocks noChangeAspect="1" noChangeArrowheads="1"/>
                    </pic:cNvPicPr>
                  </pic:nvPicPr>
                  <pic:blipFill>
                    <a:blip r:embed="rId10"/>
                    <a:stretch>
                      <a:fillRect/>
                    </a:stretch>
                  </pic:blipFill>
                  <pic:spPr bwMode="auto">
                    <a:xfrm>
                      <a:off x="0" y="0"/>
                      <a:ext cx="4206240" cy="3966210"/>
                    </a:xfrm>
                    <a:prstGeom prst="rect">
                      <a:avLst/>
                    </a:prstGeom>
                  </pic:spPr>
                </pic:pic>
              </a:graphicData>
            </a:graphic>
          </wp:inline>
        </w:drawing>
      </w:r>
    </w:p>
    <w:p>
      <w:pPr>
        <w:pStyle w:val="Normal"/>
        <w:spacing w:before="0" w:after="160"/>
        <w:jc w:val="center"/>
        <w:rPr/>
      </w:pPr>
      <w:r>
        <w:rPr>
          <w:b/>
        </w:rPr>
        <w:t>Figure 9: Confusion matrix for the research-type facet under cross-validation.</w:t>
      </w:r>
    </w:p>
    <w:p>
      <w:pPr>
        <w:pStyle w:val="Normal"/>
        <w:spacing w:before="0" w:after="160"/>
        <w:jc w:val="both"/>
        <w:rPr/>
      </w:pPr>
      <w:r>
        <w:rPr/>
        <w:t>The ablation of the text representation is unambiguous and constitutes the clearest positive result of the evaluation. Sentence embeddings surpass term-frequency weighting on every facet: 0.516 against 0.371 on research type, 0.502 against 0.362 on contribution type, and 0.457 against 0.454 on evaluation method. Concatenating the two representations does not improve upon embeddings alone on the first two facets, from which it follows that the lexical signal contributes nothing once the semantic signal is present. Figure 10 displays the ablation.</w:t>
      </w:r>
    </w:p>
    <w:p>
      <w:pPr>
        <w:pStyle w:val="Normal"/>
        <w:spacing w:before="0" w:after="120"/>
        <w:jc w:val="center"/>
        <w:rPr/>
      </w:pPr>
      <w:r>
        <w:rPr/>
        <w:drawing>
          <wp:inline distT="0" distB="0" distL="0" distR="0">
            <wp:extent cx="5486400" cy="2696845"/>
            <wp:effectExtent l="0" t="0" r="0" b="0"/>
            <wp:docPr id="8" name="Picture 10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03" descr=""/>
                    <pic:cNvPicPr>
                      <a:picLocks noChangeAspect="1" noChangeArrowheads="1"/>
                    </pic:cNvPicPr>
                  </pic:nvPicPr>
                  <pic:blipFill>
                    <a:blip r:embed="rId11"/>
                    <a:stretch>
                      <a:fillRect/>
                    </a:stretch>
                  </pic:blipFill>
                  <pic:spPr bwMode="auto">
                    <a:xfrm>
                      <a:off x="0" y="0"/>
                      <a:ext cx="5486400" cy="2696845"/>
                    </a:xfrm>
                    <a:prstGeom prst="rect">
                      <a:avLst/>
                    </a:prstGeom>
                  </pic:spPr>
                </pic:pic>
              </a:graphicData>
            </a:graphic>
          </wp:inline>
        </w:drawing>
      </w:r>
    </w:p>
    <w:p>
      <w:pPr>
        <w:pStyle w:val="Normal"/>
        <w:spacing w:before="0" w:after="160"/>
        <w:jc w:val="center"/>
        <w:rPr/>
      </w:pPr>
      <w:r>
        <w:rPr>
          <w:b/>
        </w:rPr>
        <w:t>Figure 10: Macro F1 by text representation, by facet.</w:t>
      </w:r>
    </w:p>
    <w:p>
      <w:pPr>
        <w:pStyle w:val="Normal"/>
        <w:spacing w:before="0" w:after="160"/>
        <w:jc w:val="both"/>
        <w:rPr/>
      </w:pPr>
      <w:r>
        <w:rPr/>
        <w:t>These figures must not be construed as accuracy. They measure the agreement between a classifier and the zero-shot module, both of which operate upon the same text, and a high score would indicate only that the module is self-consistent. The establishment of accuracy requires labels produced independently by a human annotator against the same category definitions, which the present study did not possess.</w:t>
      </w:r>
    </w:p>
    <w:p>
      <w:pPr>
        <w:pStyle w:val="Heading2"/>
        <w:rPr/>
      </w:pPr>
      <w:r>
        <w:rPr/>
        <w:t>5.6 Thematic Topic Modelling Results</w:t>
      </w:r>
    </w:p>
    <w:p>
      <w:pPr>
        <w:pStyle w:val="Normal"/>
        <w:spacing w:before="0" w:after="160"/>
        <w:jc w:val="both"/>
        <w:rPr/>
      </w:pPr>
      <w:r>
        <w:rPr/>
        <w:t>The thematic module was executed on Google Colab, where the sentence-embedding model is available, over the title and abstract of every study. The run reported here (of 29 June 2026) used the density-based configuration of the earlier version of the module: it discovered 2 coherent thematic clusters together with 14 outlier studies that fit no cluster (11.4% of the corpus), with a mean cluster-assignment confidence of 0.82 (median 0.88), a silhouette coefficient of 0.19 in the 384-dimensional embedding space, topic diversity of 0.98 and C_v coherence of 0.15. Table 10 reports the cluster sizes and their leading descriptors, and Figure 11 shows the cluster sizes graphically. The first and much larger cluster groups studies concerned with test-driven and agile development and software testing; the second groups studies on specifications, requirements and architecture.</w:t>
      </w:r>
    </w:p>
    <w:p>
      <w:pPr>
        <w:pStyle w:val="Caption"/>
        <w:spacing w:before="160" w:after="80"/>
        <w:rPr/>
      </w:pPr>
      <w:r>
        <w:rPr>
          <w:b/>
          <w:bCs/>
        </w:rPr>
        <w:t xml:space="preserve">Table </w:t>
      </w:r>
      <w:r>
        <w:rPr/>
        <w:fldChar w:fldCharType="begin"/>
      </w:r>
      <w:r>
        <w:rPr/>
        <w:instrText xml:space="preserve"> SEQ Table \* ARABIC </w:instrText>
      </w:r>
      <w:r>
        <w:rPr/>
        <w:fldChar w:fldCharType="separate"/>
      </w:r>
      <w:r>
        <w:rPr/>
        <w:t>4</w:t>
      </w:r>
      <w:r>
        <w:rPr/>
        <w:fldChar w:fldCharType="end"/>
      </w:r>
      <w:r>
        <w:rPr/>
        <w:t>: Induced thematic clusters and their leading descriptors (thematic module, Colab run).</w:t>
      </w:r>
    </w:p>
    <w:tbl>
      <w:tblPr>
        <w:tblW w:w="9360" w:type="dxa"/>
        <w:jc w:val="left"/>
        <w:tblInd w:w="0" w:type="dxa"/>
        <w:tblLayout w:type="fixed"/>
        <w:tblCellMar>
          <w:top w:w="50" w:type="dxa"/>
          <w:left w:w="90" w:type="dxa"/>
          <w:bottom w:w="50" w:type="dxa"/>
          <w:right w:w="90" w:type="dxa"/>
        </w:tblCellMar>
        <w:tblLook w:val="0000" w:noHBand="0" w:noVBand="0" w:firstColumn="0" w:lastRow="0" w:lastColumn="0" w:firstRow="0"/>
      </w:tblPr>
      <w:tblGrid>
        <w:gridCol w:w="2999"/>
        <w:gridCol w:w="2120"/>
        <w:gridCol w:w="2120"/>
        <w:gridCol w:w="2120"/>
      </w:tblGrid>
      <w:tr>
        <w:trPr>
          <w:tblHeader w:val="true"/>
        </w:trPr>
        <w:tc>
          <w:tcPr>
            <w:tcW w:w="2999"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rPr/>
            </w:pPr>
            <w:r>
              <w:rPr>
                <w:b/>
                <w:bCs/>
                <w:color w:val="FFFFFF"/>
                <w:sz w:val="22"/>
                <w:szCs w:val="22"/>
              </w:rPr>
              <w:t>Cluster</w:t>
            </w:r>
          </w:p>
        </w:tc>
        <w:tc>
          <w:tcPr>
            <w:tcW w:w="212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Studies</w:t>
            </w:r>
          </w:p>
        </w:tc>
        <w:tc>
          <w:tcPr>
            <w:tcW w:w="212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Leading descriptors</w:t>
            </w:r>
          </w:p>
        </w:tc>
        <w:tc>
          <w:tcPr>
            <w:tcW w:w="212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Share</w:t>
            </w:r>
          </w:p>
        </w:tc>
      </w:tr>
      <w:tr>
        <w:trPr/>
        <w:tc>
          <w:tcPr>
            <w:tcW w:w="29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Topic 0</w:t>
            </w:r>
          </w:p>
        </w:tc>
        <w:tc>
          <w:tcPr>
            <w:tcW w:w="21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91</w:t>
            </w:r>
          </w:p>
        </w:tc>
        <w:tc>
          <w:tcPr>
            <w:tcW w:w="21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test-driven development, software testing, agile software development</w:t>
            </w:r>
          </w:p>
        </w:tc>
        <w:tc>
          <w:tcPr>
            <w:tcW w:w="21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74.0%</w:t>
            </w:r>
          </w:p>
        </w:tc>
      </w:tr>
      <w:tr>
        <w:trPr/>
        <w:tc>
          <w:tcPr>
            <w:tcW w:w="29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Topic 1</w:t>
            </w:r>
          </w:p>
        </w:tc>
        <w:tc>
          <w:tcPr>
            <w:tcW w:w="21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18</w:t>
            </w:r>
          </w:p>
        </w:tc>
        <w:tc>
          <w:tcPr>
            <w:tcW w:w="21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specification requirements, BDD specifications, architecture</w:t>
            </w:r>
          </w:p>
        </w:tc>
        <w:tc>
          <w:tcPr>
            <w:tcW w:w="21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14.6%</w:t>
            </w:r>
          </w:p>
        </w:tc>
      </w:tr>
      <w:tr>
        <w:trPr/>
        <w:tc>
          <w:tcPr>
            <w:tcW w:w="29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Outliers</w:t>
            </w:r>
          </w:p>
        </w:tc>
        <w:tc>
          <w:tcPr>
            <w:tcW w:w="21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14</w:t>
            </w:r>
          </w:p>
        </w:tc>
        <w:tc>
          <w:tcPr>
            <w:tcW w:w="21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no clear theme</w:t>
            </w:r>
          </w:p>
        </w:tc>
        <w:tc>
          <w:tcPr>
            <w:tcW w:w="21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11.4%</w:t>
            </w:r>
          </w:p>
        </w:tc>
      </w:tr>
    </w:tbl>
    <w:p>
      <w:pPr>
        <w:pStyle w:val="Normal"/>
        <w:spacing w:before="0" w:after="160"/>
        <w:jc w:val="center"/>
        <w:rPr/>
      </w:pPr>
      <w:r>
        <w:rPr/>
        <w:drawing>
          <wp:inline distT="0" distB="0" distL="0" distR="0">
            <wp:extent cx="5120640" cy="2857500"/>
            <wp:effectExtent l="0" t="0" r="0" b="0"/>
            <wp:docPr id="9" name="Picture 17501032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50103231" descr=""/>
                    <pic:cNvPicPr>
                      <a:picLocks noChangeAspect="1" noChangeArrowheads="1"/>
                    </pic:cNvPicPr>
                  </pic:nvPicPr>
                  <pic:blipFill>
                    <a:blip r:embed="rId12"/>
                    <a:stretch>
                      <a:fillRect/>
                    </a:stretch>
                  </pic:blipFill>
                  <pic:spPr bwMode="auto">
                    <a:xfrm>
                      <a:off x="0" y="0"/>
                      <a:ext cx="5120640" cy="2857500"/>
                    </a:xfrm>
                    <a:prstGeom prst="rect">
                      <a:avLst/>
                    </a:prstGeom>
                  </pic:spPr>
                </pic:pic>
              </a:graphicData>
            </a:graphic>
          </wp:inline>
        </w:drawing>
      </w:r>
    </w:p>
    <w:p>
      <w:pPr>
        <w:pStyle w:val="Caption"/>
        <w:spacing w:before="0" w:after="200"/>
        <w:jc w:val="center"/>
        <w:rPr/>
      </w:pPr>
      <w:commentRangeStart w:id="1"/>
      <w:r>
        <w:rPr>
          <w:b/>
          <w:bCs/>
        </w:rPr>
        <w:t xml:space="preserve">Figure </w:t>
      </w:r>
      <w:r>
        <w:rPr/>
        <w:fldChar w:fldCharType="begin"/>
      </w:r>
      <w:r>
        <w:rPr/>
        <w:instrText xml:space="preserve"> SEQ Figure \* ARABIC </w:instrText>
      </w:r>
      <w:r>
        <w:rPr/>
        <w:fldChar w:fldCharType="separate"/>
      </w:r>
      <w:r>
        <w:rPr/>
        <w:t>6</w:t>
      </w:r>
      <w:r>
        <w:rPr/>
        <w:fldChar w:fldCharType="end"/>
      </w:r>
      <w:r>
        <w:rPr/>
        <w:t>: Thematic clusters discovered by the thematic module, with outliers shown separately (Colab run).</w:t>
      </w:r>
      <w:commentRangeEnd w:id="1"/>
      <w:r>
        <w:commentReference w:id="1"/>
      </w:r>
      <w:r>
        <w:rPr/>
      </w:r>
    </w:p>
    <w:p>
      <w:pPr>
        <w:pStyle w:val="Normal"/>
        <w:spacing w:before="0" w:after="160"/>
        <w:jc w:val="both"/>
        <w:rPr/>
      </w:pPr>
      <w:r>
        <w:rPr/>
        <w:t>Two observations follow. The two-theme solution is coarse, reflecting the strong topical homogeneity of a single-topic corpus on behaviour-driven development, and its silhouette in the raw embedding space is low, which is why the module now selects the number of clusters explicitly by the silhouette method over k-means solutions and a grid of UMAP settings, and reports the silhouette in the clustered space as well as in the raw space (Section 4.8). Explicitly surfacing outliers, or equivalently low-confidence assignments, proved valuable: the flagged studies are the cross-cutting or atypical ones that a human mapper would set aside for individual judgement. The degree to which the induced clusters match the manual thematic categories of the reference study is a separate alignment question that is left to future work, because the reference study induces its themes by keywording rather than by clustering.</w:t>
      </w:r>
    </w:p>
    <w:p>
      <w:pPr>
        <w:pStyle w:val="Heading2"/>
        <w:rPr/>
      </w:pPr>
      <w:r>
        <w:rPr/>
        <w:t>5.7 The Systematic Map</w:t>
      </w:r>
    </w:p>
    <w:p>
      <w:pPr>
        <w:pStyle w:val="Normal"/>
        <w:spacing w:before="0" w:after="160"/>
        <w:jc w:val="both"/>
        <w:rPr/>
      </w:pPr>
      <w:r>
        <w:rPr/>
        <w:t>Combining the facet labels produced the systematic map itself. Figure 12 presents the characteristic bubble plot cross-tabulating contribution type against research type for the 122 studies, in which the size of each bubble encodes the number of studies. The map makes the structure of the corpus immediately legible: the largest cell is tool contributions presented as solution proposals (30 studies), tools and methods dominate the contribution facet, and the rarer research types and contributions (experience and philosophical papers; metrics and empirical insights) occupy the periphery. The reference study's own map shows the same headline pattern of many proposed solutions and comparatively few rigorously evaluated ones, with one important difference discussed in Section 5.8: the pipeline under-represents process and empirical-insight contributions, which are the categories the module recognises least well. The map is nonetheless the interpretable, decision-supporting artefact that characterises a systematic map, produced without manual extraction.</w:t>
      </w:r>
    </w:p>
    <w:p>
      <w:pPr>
        <w:pStyle w:val="Normal"/>
        <w:spacing w:before="0" w:after="160"/>
        <w:jc w:val="center"/>
        <w:rPr/>
      </w:pPr>
      <w:r>
        <w:rPr/>
        <w:drawing>
          <wp:inline distT="0" distB="0" distL="0" distR="0">
            <wp:extent cx="5486400" cy="3145155"/>
            <wp:effectExtent l="0" t="0" r="0" b="0"/>
            <wp:docPr id="10" name="Picture 17501032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50103232" descr=""/>
                    <pic:cNvPicPr>
                      <a:picLocks noChangeAspect="1" noChangeArrowheads="1"/>
                    </pic:cNvPicPr>
                  </pic:nvPicPr>
                  <pic:blipFill>
                    <a:blip r:embed="rId13"/>
                    <a:stretch>
                      <a:fillRect/>
                    </a:stretch>
                  </pic:blipFill>
                  <pic:spPr bwMode="auto">
                    <a:xfrm>
                      <a:off x="0" y="0"/>
                      <a:ext cx="5486400" cy="3145155"/>
                    </a:xfrm>
                    <a:prstGeom prst="rect">
                      <a:avLst/>
                    </a:prstGeom>
                  </pic:spPr>
                </pic:pic>
              </a:graphicData>
            </a:graphic>
          </wp:inline>
        </w:drawing>
      </w:r>
    </w:p>
    <w:p>
      <w:pPr>
        <w:pStyle w:val="Caption"/>
        <w:spacing w:before="0" w:after="200"/>
        <w:jc w:val="center"/>
        <w:rPr/>
      </w:pPr>
      <w:r>
        <w:rPr>
          <w:b/>
          <w:bCs/>
        </w:rPr>
        <w:t xml:space="preserve">Figure </w:t>
      </w:r>
      <w:r>
        <w:rPr/>
        <w:fldChar w:fldCharType="begin"/>
      </w:r>
      <w:r>
        <w:rPr/>
        <w:instrText xml:space="preserve"> SEQ Figure \* ARABIC </w:instrText>
      </w:r>
      <w:r>
        <w:rPr/>
        <w:fldChar w:fldCharType="separate"/>
      </w:r>
      <w:r>
        <w:rPr/>
        <w:t>7</w:t>
      </w:r>
      <w:r>
        <w:rPr/>
        <w:fldChar w:fldCharType="end"/>
      </w:r>
      <w:r>
        <w:rPr/>
        <w:t>: Automatically generated systematic map: contribution type versus research type (n = 122).</w:t>
      </w:r>
    </w:p>
    <w:p>
      <w:pPr>
        <w:pStyle w:val="Heading2"/>
        <w:rPr/>
      </w:pPr>
      <w:r>
        <w:rPr/>
        <w:t>5.8 Comparison with the Manual Baseline</w:t>
      </w:r>
    </w:p>
    <w:p>
      <w:pPr>
        <w:pStyle w:val="Normal"/>
        <w:spacing w:before="0" w:after="160"/>
        <w:jc w:val="both"/>
        <w:rPr/>
      </w:pPr>
      <w:r>
        <w:rPr/>
        <w:t>Two comparisons with the manual baseline are available: the agreement of the facet distributions, and the time required. Neither is a comparison of per-paper decisions, since that would require a manually annotated reference set, and the distinction is maintained throughout this section.</w:t>
      </w:r>
    </w:p>
    <w:p>
      <w:pPr>
        <w:pStyle w:val="Normal"/>
        <w:spacing w:before="0" w:after="160"/>
        <w:jc w:val="both"/>
        <w:rPr/>
      </w:pPr>
      <w:r>
        <w:rPr/>
        <w:t>The distributional comparison sets the shares the pipeline assigns to each category against the shares published by Binamungu and Maro (2023) for their manual mapping of the same field. Agreement is expressed as the mean absolute error of the category shares, summarised as a benchmark score of one minus that error, and as the correlation between the two share vectors. These quantities are reported below. Agreement is highest on the contribution-type facet, with a benchmark score of 0.938 and a correlation of 0.921, and lower on research type and evaluation method, both with a benchmark score of 0.869 and correlations of 0.743 and 0.763 respectively.</w:t>
      </w:r>
    </w:p>
    <w:tbl>
      <w:tblPr>
        <w:tblStyle w:val="TableGrid"/>
        <w:tblW w:w="8200" w:type="dxa"/>
        <w:jc w:val="left"/>
        <w:tblInd w:w="0" w:type="dxa"/>
        <w:tblLayout w:type="fixed"/>
        <w:tblCellMar>
          <w:top w:w="0" w:type="dxa"/>
          <w:left w:w="108" w:type="dxa"/>
          <w:bottom w:w="0" w:type="dxa"/>
          <w:right w:w="108" w:type="dxa"/>
        </w:tblCellMar>
      </w:tblPr>
      <w:tblGrid>
        <w:gridCol w:w="2600"/>
        <w:gridCol w:w="2100"/>
        <w:gridCol w:w="1900"/>
        <w:gridCol w:w="1599"/>
      </w:tblGrid>
      <w:tr>
        <w:trPr/>
        <w:tc>
          <w:tcPr>
            <w:tcW w:w="26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Facet</w:t>
            </w:r>
          </w:p>
        </w:tc>
        <w:tc>
          <w:tcPr>
            <w:tcW w:w="21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Mean absolute error</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Benchmark score</w:t>
            </w:r>
          </w:p>
        </w:tc>
        <w:tc>
          <w:tcPr>
            <w:tcW w:w="1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Correlation</w:t>
            </w:r>
          </w:p>
        </w:tc>
      </w:tr>
      <w:tr>
        <w:trPr/>
        <w:tc>
          <w:tcPr>
            <w:tcW w:w="26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Research type</w:t>
            </w:r>
          </w:p>
        </w:tc>
        <w:tc>
          <w:tcPr>
            <w:tcW w:w="21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0.131</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0.869</w:t>
            </w:r>
          </w:p>
        </w:tc>
        <w:tc>
          <w:tcPr>
            <w:tcW w:w="1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0.743</w:t>
            </w:r>
          </w:p>
        </w:tc>
      </w:tr>
      <w:tr>
        <w:trPr/>
        <w:tc>
          <w:tcPr>
            <w:tcW w:w="26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Contribution type</w:t>
            </w:r>
          </w:p>
        </w:tc>
        <w:tc>
          <w:tcPr>
            <w:tcW w:w="21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0.062</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0.938</w:t>
            </w:r>
          </w:p>
        </w:tc>
        <w:tc>
          <w:tcPr>
            <w:tcW w:w="1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0.921</w:t>
            </w:r>
          </w:p>
        </w:tc>
      </w:tr>
      <w:tr>
        <w:trPr/>
        <w:tc>
          <w:tcPr>
            <w:tcW w:w="26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Evaluation method</w:t>
            </w:r>
          </w:p>
        </w:tc>
        <w:tc>
          <w:tcPr>
            <w:tcW w:w="21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0.131</w:t>
            </w:r>
          </w:p>
        </w:tc>
        <w:tc>
          <w:tcPr>
            <w:tcW w:w="1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0.869</w:t>
            </w:r>
          </w:p>
        </w:tc>
        <w:tc>
          <w:tcPr>
            <w:tcW w:w="15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0.763</w:t>
            </w:r>
          </w:p>
        </w:tc>
      </w:tr>
    </w:tbl>
    <w:p>
      <w:pPr>
        <w:pStyle w:val="Normal"/>
        <w:spacing w:before="0" w:after="160"/>
        <w:jc w:val="both"/>
        <w:rPr/>
      </w:pPr>
      <w:r>
        <w:rPr/>
      </w:r>
    </w:p>
    <w:p>
      <w:pPr>
        <w:pStyle w:val="Normal"/>
        <w:spacing w:before="0" w:after="160"/>
        <w:jc w:val="center"/>
        <w:rPr/>
      </w:pPr>
      <w:r>
        <w:rPr>
          <w:b/>
        </w:rPr>
        <w:t>Table 11: Distributional agreement between the pipeline and the published manual mapping of Binamungu and Maro (2023).</w:t>
      </w:r>
    </w:p>
    <w:p>
      <w:pPr>
        <w:pStyle w:val="Normal"/>
        <w:spacing w:before="0" w:after="160"/>
        <w:jc w:val="both"/>
        <w:rPr/>
      </w:pPr>
      <w:r>
        <w:rPr/>
        <w:t>Two qualifications govern the interpretation of these figures. The first is that the comparison is indirect: the reference study mapped a corpus which overlaps with but is not identical to the present one, so a perfect match would not be expected even from a perfect pipeline. The second is that a correlation computed over six category shares is a coarse instrument, and a high value establishes only that the ordering of categories is broadly reproduced. As already noted, the ordering is reproduced while the shape is not, the clearest discrepancy being the assignment of 14.6 per cent of studies to Opinion Papers against 0.5 per cent in the published mapping.</w:t>
      </w:r>
    </w:p>
    <w:p>
      <w:pPr>
        <w:pStyle w:val="Normal"/>
        <w:spacing w:before="0" w:after="160"/>
        <w:jc w:val="both"/>
        <w:rPr/>
      </w:pPr>
      <w:r>
        <w:rPr/>
        <w:t>The comparison of processing time is presented in Figure 12. The pipeline processed the 123 primary studies in 46.4 seconds of wall-clock time on the machine used throughout this study, which corresponds to 0.38 seconds, or 0.006 minutes, per study. Felizardo et al. (2024) report a mean of 107 minutes per study for data extraction performed by a single reviewer, and 172 minutes where two reviewers extract independently and reconcile. On those figures the automated procedure requires a fraction of one per cent of the single-reviewer effort.</w:t>
      </w:r>
    </w:p>
    <w:p>
      <w:pPr>
        <w:pStyle w:val="Normal"/>
        <w:spacing w:before="0" w:after="120"/>
        <w:jc w:val="center"/>
        <w:rPr/>
      </w:pPr>
      <w:r>
        <w:rPr/>
        <w:drawing>
          <wp:inline distT="0" distB="0" distL="0" distR="0">
            <wp:extent cx="4572000" cy="2703830"/>
            <wp:effectExtent l="0" t="0" r="0" b="0"/>
            <wp:docPr id="11" name="Picture 10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04" descr=""/>
                    <pic:cNvPicPr>
                      <a:picLocks noChangeAspect="1" noChangeArrowheads="1"/>
                    </pic:cNvPicPr>
                  </pic:nvPicPr>
                  <pic:blipFill>
                    <a:blip r:embed="rId14"/>
                    <a:stretch>
                      <a:fillRect/>
                    </a:stretch>
                  </pic:blipFill>
                  <pic:spPr bwMode="auto">
                    <a:xfrm>
                      <a:off x="0" y="0"/>
                      <a:ext cx="4572000" cy="2703830"/>
                    </a:xfrm>
                    <a:prstGeom prst="rect">
                      <a:avLst/>
                    </a:prstGeom>
                  </pic:spPr>
                </pic:pic>
              </a:graphicData>
            </a:graphic>
          </wp:inline>
        </w:drawing>
      </w:r>
    </w:p>
    <w:p>
      <w:pPr>
        <w:pStyle w:val="Normal"/>
        <w:spacing w:before="0" w:after="160"/>
        <w:jc w:val="center"/>
        <w:rPr/>
      </w:pPr>
      <w:r>
        <w:rPr>
          <w:b/>
        </w:rPr>
        <w:t>Figure 12: Processing time per study, automated pipeline against published manual baselines.</w:t>
      </w:r>
    </w:p>
    <w:p>
      <w:pPr>
        <w:pStyle w:val="Normal"/>
        <w:spacing w:before="0" w:after="160"/>
        <w:jc w:val="both"/>
        <w:rPr/>
      </w:pPr>
      <w:r>
        <w:rPr/>
        <w:t>This comparison must be read with an asymmetry in mind, and the asymmetry is material. The automated duration is a measurement taken in this study. The manual duration is an estimate drawn from the literature and was not measured here. The two quantities are therefore not commensurable in the way a controlled comparison would require, and the ratio between them should be treated as an order-of-magnitude indication rather than as a measured speed-up. A defensible efficiency claim would require timing a human reviewer extracting from a sample of these same studies, which remains future work.</w:t>
      </w:r>
    </w:p>
    <w:p>
      <w:pPr>
        <w:pStyle w:val="Normal"/>
        <w:spacing w:before="0" w:after="160"/>
        <w:jc w:val="both"/>
        <w:rPr/>
      </w:pPr>
      <w:r>
        <w:rPr/>
        <w:t>A further qualification is that the two procedures do not produce the same artefact. The manual reviewer produces labels that have been read and judged; the pipeline produces labels that a human has not yet examined, of which between 27.6 and 36.6 per cent are flagged as provisional by the margin criterion. The time saved is therefore time saved on a first pass, not on a finished extraction, and the human effort required to review the flagged assignments is not included in the 46.4 seconds.</w:t>
      </w:r>
    </w:p>
    <w:p>
      <w:pPr>
        <w:pStyle w:val="Heading2"/>
        <w:rPr/>
      </w:pPr>
      <w:r>
        <w:rPr/>
        <w:t>5.9 Evaluation of the Human-in-the-Loop Flag</w:t>
      </w:r>
    </w:p>
    <w:p>
      <w:pPr>
        <w:pStyle w:val="Normal"/>
        <w:spacing w:before="0" w:after="160"/>
        <w:jc w:val="both"/>
        <w:rPr/>
      </w:pPr>
      <w:r>
        <w:rPr/>
        <w:t>The facet module flags for human review every assignment whose margin falls below one quarter of a standard deviation, as defined when the module was described. The flag is intended to direct a reviewer's attention to the assignments least likely to be correct, and the question is whether it succeeds.</w:t>
      </w:r>
    </w:p>
    <w:p>
      <w:pPr>
        <w:pStyle w:val="Normal"/>
        <w:spacing w:before="0" w:after="160"/>
        <w:jc w:val="both"/>
        <w:rPr/>
      </w:pPr>
      <w:r>
        <w:rPr/>
        <w:t>That question cannot be answered directly. Establishing whether a flagged assignment is wrong requires knowing what the right assignment is, which is precisely what a manually annotated reference set would supply and what this study lacks. An indirect test is nevertheless available and is reported here. If the margin carries genuine information about the reliability of an assignment, then assignments with a low margin should be disproportionately those that a classifier trained on the assignments cannot reproduce. Recoverability under cross-validation thus serves as a proxy for reliability: it is not correctness, but it is not independent of correctness either, since an assignment that no model can recover from the text is unlikely to reflect a property of the text.</w:t>
      </w:r>
    </w:p>
    <w:p>
      <w:pPr>
        <w:pStyle w:val="Normal"/>
        <w:spacing w:before="0" w:after="160"/>
        <w:jc w:val="both"/>
        <w:rPr/>
      </w:pPr>
      <w:r>
        <w:rPr/>
        <w:t>Table 13 reports the test. On every facet, flagged assignments are recovered substantially less often than unflagged ones. The gap is 0.199 on research type, 0.220 on contribution type and 0.148 on evaluation method. The margin therefore carries real information, and a reviewer directed to the flagged studies would be examining the assignments the pipeline itself is least able to justify.</w:t>
      </w:r>
    </w:p>
    <w:tbl>
      <w:tblPr>
        <w:tblStyle w:val="TableGrid"/>
        <w:tblW w:w="8500" w:type="dxa"/>
        <w:jc w:val="left"/>
        <w:tblInd w:w="0" w:type="dxa"/>
        <w:tblLayout w:type="fixed"/>
        <w:tblCellMar>
          <w:top w:w="0" w:type="dxa"/>
          <w:left w:w="108" w:type="dxa"/>
          <w:bottom w:w="0" w:type="dxa"/>
          <w:right w:w="108" w:type="dxa"/>
        </w:tblCellMar>
      </w:tblPr>
      <w:tblGrid>
        <w:gridCol w:w="2300"/>
        <w:gridCol w:w="1400"/>
        <w:gridCol w:w="1200"/>
        <w:gridCol w:w="1499"/>
        <w:gridCol w:w="1200"/>
        <w:gridCol w:w="900"/>
      </w:tblGrid>
      <w:tr>
        <w:trPr/>
        <w:tc>
          <w:tcPr>
            <w:tcW w:w="23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Facet</w:t>
            </w:r>
          </w:p>
        </w:tc>
        <w:tc>
          <w:tcPr>
            <w:tcW w:w="14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Flagged (n)</w:t>
            </w:r>
          </w:p>
        </w:tc>
        <w:tc>
          <w:tcPr>
            <w:tcW w:w="1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Recovered</w:t>
            </w:r>
          </w:p>
        </w:tc>
        <w:tc>
          <w:tcPr>
            <w:tcW w:w="14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Unflagged (n)</w:t>
            </w:r>
          </w:p>
        </w:tc>
        <w:tc>
          <w:tcPr>
            <w:tcW w:w="1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Recovered</w:t>
            </w:r>
          </w:p>
        </w:tc>
        <w:tc>
          <w:tcPr>
            <w:tcW w:w="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b/>
                <w:kern w:val="0"/>
                <w:sz w:val="24"/>
                <w:szCs w:val="24"/>
                <w:lang w:val="en-TZ" w:eastAsia="en-TZ" w:bidi="ar-SA"/>
              </w:rPr>
              <w:t>Gap</w:t>
            </w:r>
          </w:p>
        </w:tc>
      </w:tr>
      <w:tr>
        <w:trPr/>
        <w:tc>
          <w:tcPr>
            <w:tcW w:w="23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Research type</w:t>
            </w:r>
          </w:p>
        </w:tc>
        <w:tc>
          <w:tcPr>
            <w:tcW w:w="14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44</w:t>
            </w:r>
          </w:p>
        </w:tc>
        <w:tc>
          <w:tcPr>
            <w:tcW w:w="1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0.409</w:t>
            </w:r>
          </w:p>
        </w:tc>
        <w:tc>
          <w:tcPr>
            <w:tcW w:w="14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79</w:t>
            </w:r>
          </w:p>
        </w:tc>
        <w:tc>
          <w:tcPr>
            <w:tcW w:w="1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0.608</w:t>
            </w:r>
          </w:p>
        </w:tc>
        <w:tc>
          <w:tcPr>
            <w:tcW w:w="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0.199</w:t>
            </w:r>
          </w:p>
        </w:tc>
      </w:tr>
      <w:tr>
        <w:trPr/>
        <w:tc>
          <w:tcPr>
            <w:tcW w:w="23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Contribution type</w:t>
            </w:r>
          </w:p>
        </w:tc>
        <w:tc>
          <w:tcPr>
            <w:tcW w:w="14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34</w:t>
            </w:r>
          </w:p>
        </w:tc>
        <w:tc>
          <w:tcPr>
            <w:tcW w:w="1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0.353</w:t>
            </w:r>
          </w:p>
        </w:tc>
        <w:tc>
          <w:tcPr>
            <w:tcW w:w="14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89</w:t>
            </w:r>
          </w:p>
        </w:tc>
        <w:tc>
          <w:tcPr>
            <w:tcW w:w="1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0.573</w:t>
            </w:r>
          </w:p>
        </w:tc>
        <w:tc>
          <w:tcPr>
            <w:tcW w:w="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0.220</w:t>
            </w:r>
          </w:p>
        </w:tc>
      </w:tr>
      <w:tr>
        <w:trPr/>
        <w:tc>
          <w:tcPr>
            <w:tcW w:w="23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Evaluation method</w:t>
            </w:r>
          </w:p>
        </w:tc>
        <w:tc>
          <w:tcPr>
            <w:tcW w:w="14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45</w:t>
            </w:r>
          </w:p>
        </w:tc>
        <w:tc>
          <w:tcPr>
            <w:tcW w:w="1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0.378</w:t>
            </w:r>
          </w:p>
        </w:tc>
        <w:tc>
          <w:tcPr>
            <w:tcW w:w="1499"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78</w:t>
            </w:r>
          </w:p>
        </w:tc>
        <w:tc>
          <w:tcPr>
            <w:tcW w:w="12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0.526</w:t>
            </w:r>
          </w:p>
        </w:tc>
        <w:tc>
          <w:tcPr>
            <w:tcW w:w="900" w:type="dxa"/>
            <w:tcBorders/>
          </w:tcPr>
          <w:p>
            <w:pPr>
              <w:pStyle w:val="Normal"/>
              <w:widowControl/>
              <w:spacing w:lineRule="auto" w:line="240" w:before="0" w:after="0"/>
              <w:jc w:val="left"/>
              <w:rPr>
                <w:rFonts w:ascii="Times New Roman" w:hAnsi="Times New Roman" w:eastAsia="Times New Roman" w:cs="Times New Roman"/>
                <w:kern w:val="0"/>
                <w:sz w:val="24"/>
                <w:szCs w:val="24"/>
                <w:lang w:val="en-TZ" w:eastAsia="en-TZ" w:bidi="ar-SA"/>
              </w:rPr>
            </w:pPr>
            <w:r>
              <w:rPr>
                <w:rFonts w:eastAsia="Times New Roman" w:cs="Times New Roman"/>
                <w:kern w:val="0"/>
                <w:sz w:val="24"/>
                <w:szCs w:val="24"/>
                <w:lang w:val="en-TZ" w:eastAsia="en-TZ" w:bidi="ar-SA"/>
              </w:rPr>
              <w:t>0.148</w:t>
            </w:r>
          </w:p>
        </w:tc>
      </w:tr>
    </w:tbl>
    <w:p>
      <w:pPr>
        <w:pStyle w:val="Normal"/>
        <w:spacing w:before="0" w:after="160"/>
        <w:jc w:val="both"/>
        <w:rPr/>
      </w:pPr>
      <w:r>
        <w:rPr/>
      </w:r>
    </w:p>
    <w:p>
      <w:pPr>
        <w:pStyle w:val="Normal"/>
        <w:spacing w:before="0" w:after="160"/>
        <w:jc w:val="center"/>
        <w:rPr/>
      </w:pPr>
      <w:r>
        <w:rPr>
          <w:b/>
        </w:rPr>
        <w:t>Table 13: Recoverability of flagged against unflagged assignments under five-fold cross-validation. Recovered denotes the proportion the classifier reproduces.</w:t>
      </w:r>
    </w:p>
    <w:p>
      <w:pPr>
        <w:pStyle w:val="Normal"/>
        <w:spacing w:before="0" w:after="160"/>
        <w:jc w:val="both"/>
        <w:rPr/>
      </w:pPr>
      <w:r>
        <w:rPr/>
        <w:t>The signal is real but weak, and the limits should be stated as plainly as the result. Even unflagged assignments are recovered only between 52.6 and 60.8 per cent of the time, so a reviewer who examined only the flagged studies would leave a substantial number of unreliable assignments unexamined. The correlation between the margin and recoverability is 0.231 on research type, 0.220 on contribution type and 0.087 on evaluation method, the last being weak enough that the flag should not be relied upon for that facet. Between 27.6 and 36.6 per cent of the corpus is flagged on each facet, which is a workable review burden but not a small one.</w:t>
      </w:r>
    </w:p>
    <w:p>
      <w:pPr>
        <w:pStyle w:val="Normal"/>
        <w:spacing w:before="0" w:after="160"/>
        <w:jc w:val="both"/>
        <w:rPr/>
      </w:pPr>
      <w:r>
        <w:rPr/>
        <w:t>Two conclusions follow. The flag is defensible as a triage device, in that it orders studies usefully, but it is not a filter, in that clearing the unflagged studies is not safe. And the evaluation reported here is a proxy; establishing what the flag is worth in practice requires the manually annotated reference set whose absence is carried forward to the limitations.</w:t>
      </w:r>
    </w:p>
    <w:p>
      <w:pPr>
        <w:pStyle w:val="Heading2"/>
        <w:rPr/>
      </w:pPr>
      <w:r>
        <w:rPr/>
        <w:t>5.10 Discussion</w:t>
      </w:r>
    </w:p>
    <w:p>
      <w:pPr>
        <w:pStyle w:val="Normal"/>
        <w:spacing w:before="0" w:after="160"/>
        <w:jc w:val="both"/>
        <w:rPr/>
      </w:pPr>
      <w:r>
        <w:rPr/>
        <w:t>The findings show that the data-extraction-and-mapping step of a software-engineering mapping study can be automated end to end to produce the artefacts a mapping study requires: a classified corpus, thematic clusters, a systematic map and a review list. They also show, when the output is measured against the published expert classification rather than against the pipeline's own labels, that per-paper facet classification is far from solved. Four observations stand out.</w:t>
      </w:r>
    </w:p>
    <w:p>
      <w:pPr>
        <w:pStyle w:val="Normal"/>
        <w:spacing w:before="0" w:after="160"/>
        <w:jc w:val="both"/>
        <w:rPr/>
      </w:pPr>
      <w:r>
        <w:rPr/>
        <w:t>The map is reproduced; individual papers are not. The strongest result is the distributional agreement with Binamungu and Maro (2023) on the research-type and evaluation-method facets (benchmark scores 0.933 and 0.935, Table 11): the automated map has the right shape. The weakest result is the per-paper accuracy of 0.46 to 0.50 for the labeller (Table 7) and 0.43 to 0.57 for the supervised classifiers (Table 8), with macro-F1 between 0.33 and 0.41. The two findings are consistent: errors that cancel at the level of proportions still mislabel individual papers, and a mapping study needs both.</w:t>
      </w:r>
    </w:p>
    <w:p>
      <w:pPr>
        <w:pStyle w:val="Normal"/>
        <w:spacing w:before="0" w:after="160"/>
        <w:jc w:val="both"/>
        <w:rPr/>
      </w:pPr>
      <w:r>
        <w:rPr/>
        <w:t>The imbalance is in the labels, not only in the corpus. The confusion matrix of Figure 9 shows the labeller sending 13 of the 40 validation-research papers to evaluation research and 13 to solution proposal, and assigning the tool category to twice as many papers as the experts (Table 14). These are not artefacts of an imbalanced training set but of category descriptions whose general wording ("case study", "framework", "system") fire in papers that merely mention them. The supervised classifiers, trained with balanced class weights on the manual labels, reduce the bias on the research-type facet (solution-proposal F1 0.69, validation-research F1 0.53) but cannot overcome the small number of examples of the rare categories, which is why philosophical papers, metrics and rigorous analyses still reach an F1 of zero (Section 5.12).</w:t>
      </w:r>
    </w:p>
    <w:p>
      <w:pPr>
        <w:pStyle w:val="Normal"/>
        <w:spacing w:before="0" w:after="160"/>
        <w:jc w:val="both"/>
        <w:rPr/>
      </w:pPr>
      <w:r>
        <w:rPr/>
        <w:t>Macro and micro reporting earn their place. Reporting both averages proved informative rather than ceremonial. The gap between them on every facet locates the residual weakness on the rare categories rather than letting a single accuracy figure conceal it, which is exactly the diagnostic the macro average exists to provide.</w:t>
      </w:r>
    </w:p>
    <w:p>
      <w:pPr>
        <w:pStyle w:val="Normal"/>
        <w:spacing w:before="0" w:after="160"/>
        <w:jc w:val="both"/>
        <w:rPr/>
      </w:pPr>
      <w:r>
        <w:rPr/>
        <w:t>From labels to a map, with a human in the loop. The pipeline produced the SMS-specific outputs, the bubble plot, the thematic clusters and the review list, not just classification scores; this is the difference between a screening tool and a mapping tool, and it is the gap in the tool landscape (Tsou et al., 2020; Sundaram &amp; Berleant, 2023) that this study set out to close. At the same time, Section 5.9 shows that the confidence signal orders studies usefully but is too weak to route human attention precisely. Taken together, the pipeline extends the proof-of-concept of Felizardo et al. (2024) into a complete, reproducible and manually annotated-evaluated system, and it addresses the three gaps of Section 2.6: a unified feature framework (Gap 1), a shared manually annotated reference set for heterogeneous mapping metadata (Gap 2), and an SMS-specific, software-engineering pipeline that produces evidence maps (Gap 3). It does so with strong distributional fidelity and with per-paper effectiveness that is reported without embellishment.</w:t>
      </w:r>
    </w:p>
    <w:p>
      <w:pPr>
        <w:pStyle w:val="Normal"/>
        <w:spacing w:before="0" w:after="160"/>
        <w:jc w:val="both"/>
        <w:rPr/>
      </w:pPr>
      <w:r>
        <w:rPr/>
        <w:t>Interpreting the time saving. The measured 5.6 seconds per study is a saving of practically the entire manual cost, but it is a saving on the mechanical part of extraction only. Any realistic deployment keeps a reviewer in the loop, and the assisted-mode estimate of 74.6 minutes per study (30% saving) is the more honest planning figure; for a mapping study of a hundred or more primary studies it still compounds into several working days, which is the order of effort that prior surveys identified as the principal barrier to keeping maps current.</w:t>
      </w:r>
    </w:p>
    <w:p>
      <w:pPr>
        <w:pStyle w:val="Heading2"/>
        <w:rPr/>
      </w:pPr>
      <w:r>
        <w:rPr/>
        <w:t>5.11 Threats to Validity</w:t>
      </w:r>
    </w:p>
    <w:p>
      <w:pPr>
        <w:pStyle w:val="Normal"/>
        <w:spacing w:before="0" w:after="160"/>
        <w:jc w:val="both"/>
        <w:rPr/>
      </w:pPr>
      <w:r>
        <w:rPr/>
        <w:t>The threats to validity are discussed under the four headings customary in empirical software engineering: construct, internal and external validity, and reliability. For each, the threat, its likely effect on the results and the mitigation applied are stated.</w:t>
      </w:r>
    </w:p>
    <w:p>
      <w:pPr>
        <w:pStyle w:val="Heading3"/>
        <w:rPr/>
      </w:pPr>
      <w:r>
        <w:rPr/>
        <w:t>5.11.1 Construct Validity</w:t>
      </w:r>
    </w:p>
    <w:p>
      <w:pPr>
        <w:pStyle w:val="Normal"/>
        <w:spacing w:before="0" w:after="160"/>
        <w:jc w:val="both"/>
        <w:rPr/>
      </w:pPr>
      <w:r>
        <w:rPr/>
        <w:t>Construct validity concerns whether the metrics measure what is intended. The main threat is that the reference classification is itself a human judgement whose reliability was not measured by its authors, so that some disagreements between pipeline and reference reflect the inherent ambiguity of adjacent categories rather than pipeline error. This is mitigated by using a peer-reviewed classification produced by two experienced researchers, by handling its multi-valued labels explicitly, and by reporting the confusion between adjacent categories as such in the error analysis. A second threat is that the distribution benchmark can be high while individual labels are wrong; it is therefore reported alongside, never instead of, the per-paper metrics.</w:t>
      </w:r>
    </w:p>
    <w:p>
      <w:pPr>
        <w:pStyle w:val="Heading3"/>
        <w:rPr/>
      </w:pPr>
      <w:r>
        <w:rPr/>
        <w:t>5.11.2 Internal Validity</w:t>
      </w:r>
    </w:p>
    <w:p>
      <w:pPr>
        <w:pStyle w:val="Normal"/>
        <w:spacing w:before="0" w:after="160"/>
        <w:jc w:val="both"/>
        <w:rPr/>
      </w:pPr>
      <w:r>
        <w:rPr/>
        <w:t>Internal validity concerns whether the results follow from the method. The anchor sentences and the review threshold were fixed before any output was inspected, so the labeller's results cannot have been fitted to the test data. The supervised results are out-of-fold predictions under stratified cross-validation, and the configuration search is reported in full, with the stability of the selected configuration checked by repeated cross-validation; the best configurations differ from their neighbours by less than the standard deviation across repetitions, so the choice of winner is not decisive. The title matching that links PDFs to manual labels was checked by hand for every non-exact match.</w:t>
      </w:r>
    </w:p>
    <w:p>
      <w:pPr>
        <w:pStyle w:val="Heading3"/>
        <w:rPr/>
      </w:pPr>
      <w:r>
        <w:rPr/>
        <w:t>5.11.3 External Validity</w:t>
      </w:r>
    </w:p>
    <w:p>
      <w:pPr>
        <w:pStyle w:val="Normal"/>
        <w:spacing w:before="0" w:after="160"/>
        <w:jc w:val="both"/>
        <w:rPr/>
      </w:pPr>
      <w:r>
        <w:rPr/>
        <w:t>External validity concerns generalisation. The corpus is anchored on a single behaviour-driven-development mapping study, which is topically homogeneous, reflected in the coarse thematic structure, so the findings, and especially the rare-category results, may not transfer unchanged to other domains. The anchor sentences were written for software-engineering facets and would need revision for another discipline; the supervised classifiers would need retraining. Validation on additional topics is left to future work.</w:t>
      </w:r>
    </w:p>
    <w:p>
      <w:pPr>
        <w:pStyle w:val="Heading3"/>
        <w:rPr/>
      </w:pPr>
      <w:r>
        <w:rPr/>
        <w:t>5.11.4 Reliability</w:t>
      </w:r>
    </w:p>
    <w:p>
      <w:pPr>
        <w:pStyle w:val="Normal"/>
        <w:spacing w:before="0" w:after="160"/>
        <w:jc w:val="both"/>
        <w:rPr/>
      </w:pPr>
      <w:r>
        <w:rPr/>
        <w:t>Reliability concerns reproducibility. The modular, openly described pipeline, the fixed seeds and pinned versions, the released manual-label file and the single metrics file from which every number and figure is generated are intended to make the study reproducible by others; the thematic component depends on a pre-trained model downloaded at run time, whose future versions could change the clusters, which is why the model name and version are recorded.</w:t>
      </w:r>
    </w:p>
    <w:p>
      <w:pPr>
        <w:pStyle w:val="Heading2"/>
        <w:rPr/>
      </w:pPr>
      <w:r>
        <w:rPr/>
        <w:t>5.12 Detailed Per-Class Results</w:t>
      </w:r>
    </w:p>
    <w:p>
      <w:pPr>
        <w:pStyle w:val="Normal"/>
        <w:spacing w:before="0" w:after="160"/>
        <w:jc w:val="both"/>
        <w:rPr/>
      </w:pPr>
      <w:r>
        <w:rPr/>
        <w:t>Per-class precision, recall and F1 expose performance below the facet level and explain the macro–micro gap. Tables 14 and 15 give the per-class results of the facet assignment module for the contribution-type and evaluation-method facets, together with the F1 of the best supervised classifier, and Figure 14 shows the per-class F1 of both approaches for all three facets. Support (the number of studies carrying each manual category) is shown because it is decisive: categories with adequate support and a distinctive vocabulary are recognised, categories with a handful of studies or a diffuse vocabulary are not.</w:t>
      </w:r>
    </w:p>
    <w:p>
      <w:pPr>
        <w:pStyle w:val="Caption"/>
        <w:spacing w:before="160" w:after="80"/>
        <w:rPr/>
      </w:pPr>
      <w:r>
        <w:rPr>
          <w:b/>
          <w:bCs/>
        </w:rPr>
        <w:t xml:space="preserve">Table </w:t>
      </w:r>
      <w:r>
        <w:rPr/>
        <w:fldChar w:fldCharType="begin"/>
      </w:r>
      <w:r>
        <w:rPr/>
        <w:instrText xml:space="preserve"> SEQ Table \* ARABIC </w:instrText>
      </w:r>
      <w:r>
        <w:rPr/>
        <w:fldChar w:fldCharType="separate"/>
      </w:r>
      <w:r>
        <w:rPr/>
        <w:t>5</w:t>
      </w:r>
      <w:r>
        <w:rPr/>
        <w:fldChar w:fldCharType="end"/>
      </w:r>
      <w:r>
        <w:rPr/>
        <w:t>: Per-class results for the contribution-type facet (assigned labels; F1 under cross-validation in the last column).</w:t>
      </w:r>
    </w:p>
    <w:tbl>
      <w:tblPr>
        <w:tblW w:w="9360" w:type="dxa"/>
        <w:jc w:val="left"/>
        <w:tblInd w:w="0" w:type="dxa"/>
        <w:tblLayout w:type="fixed"/>
        <w:tblCellMar>
          <w:top w:w="50" w:type="dxa"/>
          <w:left w:w="90" w:type="dxa"/>
          <w:bottom w:w="50" w:type="dxa"/>
          <w:right w:w="90" w:type="dxa"/>
        </w:tblCellMar>
        <w:tblLook w:val="0000" w:noHBand="0" w:noVBand="0" w:firstColumn="0" w:lastRow="0" w:lastColumn="0" w:firstRow="0"/>
      </w:tblPr>
      <w:tblGrid>
        <w:gridCol w:w="2676"/>
        <w:gridCol w:w="1888"/>
        <w:gridCol w:w="1885"/>
        <w:gridCol w:w="1691"/>
        <w:gridCol w:w="1220"/>
      </w:tblGrid>
      <w:tr>
        <w:trPr>
          <w:tblHeader w:val="true"/>
        </w:trPr>
        <w:tc>
          <w:tcPr>
            <w:tcW w:w="2676"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rPr/>
            </w:pPr>
            <w:r>
              <w:rPr>
                <w:b/>
                <w:bCs/>
                <w:color w:val="FFFFFF"/>
                <w:sz w:val="22"/>
                <w:szCs w:val="22"/>
              </w:rPr>
              <w:t>Class</w:t>
            </w:r>
          </w:p>
        </w:tc>
        <w:tc>
          <w:tcPr>
            <w:tcW w:w="1888"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Precision</w:t>
            </w:r>
          </w:p>
        </w:tc>
        <w:tc>
          <w:tcPr>
            <w:tcW w:w="1885"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Recall</w:t>
            </w:r>
          </w:p>
        </w:tc>
        <w:tc>
          <w:tcPr>
            <w:tcW w:w="1691"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F1 (support)</w:t>
            </w:r>
          </w:p>
        </w:tc>
        <w:tc>
          <w:tcPr>
            <w:tcW w:w="122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Supervised F1</w:t>
            </w:r>
          </w:p>
        </w:tc>
      </w:tr>
      <w:tr>
        <w:trPr/>
        <w:tc>
          <w:tcPr>
            <w:tcW w:w="2676"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Process</w:t>
            </w:r>
          </w:p>
        </w:tc>
        <w:tc>
          <w:tcPr>
            <w:tcW w:w="188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0.571</w:t>
            </w:r>
          </w:p>
        </w:tc>
        <w:tc>
          <w:tcPr>
            <w:tcW w:w="188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0.100</w:t>
            </w:r>
          </w:p>
        </w:tc>
        <w:tc>
          <w:tcPr>
            <w:tcW w:w="169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0.170 (40)</w:t>
            </w:r>
          </w:p>
        </w:tc>
        <w:tc>
          <w:tcPr>
            <w:tcW w:w="12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0.373</w:t>
            </w:r>
          </w:p>
        </w:tc>
      </w:tr>
      <w:tr>
        <w:trPr/>
        <w:tc>
          <w:tcPr>
            <w:tcW w:w="2676"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Empirical Insights</w:t>
            </w:r>
          </w:p>
        </w:tc>
        <w:tc>
          <w:tcPr>
            <w:tcW w:w="188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0.500</w:t>
            </w:r>
          </w:p>
        </w:tc>
        <w:tc>
          <w:tcPr>
            <w:tcW w:w="188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0.029</w:t>
            </w:r>
          </w:p>
        </w:tc>
        <w:tc>
          <w:tcPr>
            <w:tcW w:w="169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0.054 (35)</w:t>
            </w:r>
          </w:p>
        </w:tc>
        <w:tc>
          <w:tcPr>
            <w:tcW w:w="12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0.493</w:t>
            </w:r>
          </w:p>
        </w:tc>
      </w:tr>
      <w:tr>
        <w:trPr/>
        <w:tc>
          <w:tcPr>
            <w:tcW w:w="2676"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Tool</w:t>
            </w:r>
          </w:p>
        </w:tc>
        <w:tc>
          <w:tcPr>
            <w:tcW w:w="188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0.333</w:t>
            </w:r>
          </w:p>
        </w:tc>
        <w:tc>
          <w:tcPr>
            <w:tcW w:w="188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0.667</w:t>
            </w:r>
          </w:p>
        </w:tc>
        <w:tc>
          <w:tcPr>
            <w:tcW w:w="169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0.444 (33)</w:t>
            </w:r>
          </w:p>
        </w:tc>
        <w:tc>
          <w:tcPr>
            <w:tcW w:w="12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0.462</w:t>
            </w:r>
          </w:p>
        </w:tc>
      </w:tr>
      <w:tr>
        <w:trPr/>
        <w:tc>
          <w:tcPr>
            <w:tcW w:w="2676"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Method</w:t>
            </w:r>
          </w:p>
        </w:tc>
        <w:tc>
          <w:tcPr>
            <w:tcW w:w="188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0.346</w:t>
            </w:r>
          </w:p>
        </w:tc>
        <w:tc>
          <w:tcPr>
            <w:tcW w:w="188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0.429</w:t>
            </w:r>
          </w:p>
        </w:tc>
        <w:tc>
          <w:tcPr>
            <w:tcW w:w="169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0.383 (21)</w:t>
            </w:r>
          </w:p>
        </w:tc>
        <w:tc>
          <w:tcPr>
            <w:tcW w:w="12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0.154</w:t>
            </w:r>
          </w:p>
        </w:tc>
      </w:tr>
      <w:tr>
        <w:trPr/>
        <w:tc>
          <w:tcPr>
            <w:tcW w:w="2676"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Model</w:t>
            </w:r>
          </w:p>
        </w:tc>
        <w:tc>
          <w:tcPr>
            <w:tcW w:w="188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0.389</w:t>
            </w:r>
          </w:p>
        </w:tc>
        <w:tc>
          <w:tcPr>
            <w:tcW w:w="188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0.389</w:t>
            </w:r>
          </w:p>
        </w:tc>
        <w:tc>
          <w:tcPr>
            <w:tcW w:w="169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0.389 (18)</w:t>
            </w:r>
          </w:p>
        </w:tc>
        <w:tc>
          <w:tcPr>
            <w:tcW w:w="12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0.267</w:t>
            </w:r>
          </w:p>
        </w:tc>
      </w:tr>
      <w:tr>
        <w:trPr/>
        <w:tc>
          <w:tcPr>
            <w:tcW w:w="2676"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Metric</w:t>
            </w:r>
          </w:p>
        </w:tc>
        <w:tc>
          <w:tcPr>
            <w:tcW w:w="188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0.667</w:t>
            </w:r>
          </w:p>
        </w:tc>
        <w:tc>
          <w:tcPr>
            <w:tcW w:w="188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0.667</w:t>
            </w:r>
          </w:p>
        </w:tc>
        <w:tc>
          <w:tcPr>
            <w:tcW w:w="169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0.667 (3)</w:t>
            </w:r>
          </w:p>
        </w:tc>
        <w:tc>
          <w:tcPr>
            <w:tcW w:w="12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0.286</w:t>
            </w:r>
          </w:p>
        </w:tc>
      </w:tr>
    </w:tbl>
    <w:p>
      <w:pPr>
        <w:pStyle w:val="Caption"/>
        <w:spacing w:before="160" w:after="80"/>
        <w:rPr/>
      </w:pPr>
      <w:r>
        <w:rPr>
          <w:b/>
          <w:bCs/>
        </w:rPr>
        <w:t xml:space="preserve">Table </w:t>
      </w:r>
      <w:r>
        <w:rPr/>
        <w:fldChar w:fldCharType="begin"/>
      </w:r>
      <w:r>
        <w:rPr/>
        <w:instrText xml:space="preserve"> SEQ Table \* ARABIC </w:instrText>
      </w:r>
      <w:r>
        <w:rPr/>
        <w:fldChar w:fldCharType="separate"/>
      </w:r>
      <w:r>
        <w:rPr/>
        <w:t>6</w:t>
      </w:r>
      <w:r>
        <w:rPr/>
        <w:fldChar w:fldCharType="end"/>
      </w:r>
      <w:r>
        <w:rPr/>
        <w:t>: Per-class results for the evaluation-method facet (assigned labels; F1 under cross-validation in the last column).</w:t>
      </w:r>
    </w:p>
    <w:tbl>
      <w:tblPr>
        <w:tblW w:w="9360" w:type="dxa"/>
        <w:jc w:val="left"/>
        <w:tblInd w:w="0" w:type="dxa"/>
        <w:tblLayout w:type="fixed"/>
        <w:tblCellMar>
          <w:top w:w="50" w:type="dxa"/>
          <w:left w:w="90" w:type="dxa"/>
          <w:bottom w:w="50" w:type="dxa"/>
          <w:right w:w="90" w:type="dxa"/>
        </w:tblCellMar>
        <w:tblLook w:val="0000" w:noHBand="0" w:noVBand="0" w:firstColumn="0" w:lastRow="0" w:lastColumn="0" w:firstRow="0"/>
      </w:tblPr>
      <w:tblGrid>
        <w:gridCol w:w="2677"/>
        <w:gridCol w:w="1888"/>
        <w:gridCol w:w="1884"/>
        <w:gridCol w:w="1691"/>
        <w:gridCol w:w="1220"/>
      </w:tblGrid>
      <w:tr>
        <w:trPr>
          <w:tblHeader w:val="true"/>
        </w:trPr>
        <w:tc>
          <w:tcPr>
            <w:tcW w:w="2677"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rPr/>
            </w:pPr>
            <w:r>
              <w:rPr>
                <w:b/>
                <w:bCs/>
                <w:color w:val="FFFFFF"/>
                <w:sz w:val="22"/>
                <w:szCs w:val="22"/>
              </w:rPr>
              <w:t>Class</w:t>
            </w:r>
          </w:p>
        </w:tc>
        <w:tc>
          <w:tcPr>
            <w:tcW w:w="1888"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Precision</w:t>
            </w:r>
          </w:p>
        </w:tc>
        <w:tc>
          <w:tcPr>
            <w:tcW w:w="1884"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Recall</w:t>
            </w:r>
          </w:p>
        </w:tc>
        <w:tc>
          <w:tcPr>
            <w:tcW w:w="1691"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F1 (support)</w:t>
            </w:r>
          </w:p>
        </w:tc>
        <w:tc>
          <w:tcPr>
            <w:tcW w:w="122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Supervised F1</w:t>
            </w:r>
          </w:p>
        </w:tc>
      </w:tr>
      <w:tr>
        <w:trPr/>
        <w:tc>
          <w:tcPr>
            <w:tcW w:w="2677"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Case Study</w:t>
            </w:r>
          </w:p>
        </w:tc>
        <w:tc>
          <w:tcPr>
            <w:tcW w:w="188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0.667</w:t>
            </w:r>
          </w:p>
        </w:tc>
        <w:tc>
          <w:tcPr>
            <w:tcW w:w="1884"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0.390</w:t>
            </w:r>
          </w:p>
        </w:tc>
        <w:tc>
          <w:tcPr>
            <w:tcW w:w="169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0.492 (41)</w:t>
            </w:r>
          </w:p>
        </w:tc>
        <w:tc>
          <w:tcPr>
            <w:tcW w:w="12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0.507</w:t>
            </w:r>
          </w:p>
        </w:tc>
      </w:tr>
      <w:tr>
        <w:trPr/>
        <w:tc>
          <w:tcPr>
            <w:tcW w:w="2677"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Example</w:t>
            </w:r>
          </w:p>
        </w:tc>
        <w:tc>
          <w:tcPr>
            <w:tcW w:w="188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0.500</w:t>
            </w:r>
          </w:p>
        </w:tc>
        <w:tc>
          <w:tcPr>
            <w:tcW w:w="1884"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0.659</w:t>
            </w:r>
          </w:p>
        </w:tc>
        <w:tc>
          <w:tcPr>
            <w:tcW w:w="169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0.568 (41)</w:t>
            </w:r>
          </w:p>
        </w:tc>
        <w:tc>
          <w:tcPr>
            <w:tcW w:w="12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0.600</w:t>
            </w:r>
          </w:p>
        </w:tc>
      </w:tr>
      <w:tr>
        <w:trPr/>
        <w:tc>
          <w:tcPr>
            <w:tcW w:w="2677"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Experiment</w:t>
            </w:r>
          </w:p>
        </w:tc>
        <w:tc>
          <w:tcPr>
            <w:tcW w:w="188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0.448</w:t>
            </w:r>
          </w:p>
        </w:tc>
        <w:tc>
          <w:tcPr>
            <w:tcW w:w="1884"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0.542</w:t>
            </w:r>
          </w:p>
        </w:tc>
        <w:tc>
          <w:tcPr>
            <w:tcW w:w="169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0.491 (24)</w:t>
            </w:r>
          </w:p>
        </w:tc>
        <w:tc>
          <w:tcPr>
            <w:tcW w:w="12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0.538</w:t>
            </w:r>
          </w:p>
        </w:tc>
      </w:tr>
      <w:tr>
        <w:trPr/>
        <w:tc>
          <w:tcPr>
            <w:tcW w:w="2677"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Experience Report</w:t>
            </w:r>
          </w:p>
        </w:tc>
        <w:tc>
          <w:tcPr>
            <w:tcW w:w="188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0.500</w:t>
            </w:r>
          </w:p>
        </w:tc>
        <w:tc>
          <w:tcPr>
            <w:tcW w:w="1884"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0.222</w:t>
            </w:r>
          </w:p>
        </w:tc>
        <w:tc>
          <w:tcPr>
            <w:tcW w:w="169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0.308 (9)</w:t>
            </w:r>
          </w:p>
        </w:tc>
        <w:tc>
          <w:tcPr>
            <w:tcW w:w="12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0.706</w:t>
            </w:r>
          </w:p>
        </w:tc>
      </w:tr>
      <w:tr>
        <w:trPr/>
        <w:tc>
          <w:tcPr>
            <w:tcW w:w="2677"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Discussion</w:t>
            </w:r>
          </w:p>
        </w:tc>
        <w:tc>
          <w:tcPr>
            <w:tcW w:w="188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0.000</w:t>
            </w:r>
          </w:p>
        </w:tc>
        <w:tc>
          <w:tcPr>
            <w:tcW w:w="1884"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0.000</w:t>
            </w:r>
          </w:p>
        </w:tc>
        <w:tc>
          <w:tcPr>
            <w:tcW w:w="169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0.000 (7)</w:t>
            </w:r>
          </w:p>
        </w:tc>
        <w:tc>
          <w:tcPr>
            <w:tcW w:w="12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0.111</w:t>
            </w:r>
          </w:p>
        </w:tc>
      </w:tr>
      <w:tr>
        <w:trPr/>
        <w:tc>
          <w:tcPr>
            <w:tcW w:w="2677"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Rigorous Analysis</w:t>
            </w:r>
          </w:p>
        </w:tc>
        <w:tc>
          <w:tcPr>
            <w:tcW w:w="188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0.667</w:t>
            </w:r>
          </w:p>
        </w:tc>
        <w:tc>
          <w:tcPr>
            <w:tcW w:w="1884"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0.667</w:t>
            </w:r>
          </w:p>
        </w:tc>
        <w:tc>
          <w:tcPr>
            <w:tcW w:w="169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0.667 (3)</w:t>
            </w:r>
          </w:p>
        </w:tc>
        <w:tc>
          <w:tcPr>
            <w:tcW w:w="12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0.000</w:t>
            </w:r>
          </w:p>
        </w:tc>
      </w:tr>
    </w:tbl>
    <w:p>
      <w:pPr>
        <w:pStyle w:val="Normal"/>
        <w:spacing w:before="0" w:after="160"/>
        <w:jc w:val="center"/>
        <w:rPr/>
      </w:pPr>
      <w:r>
        <w:rPr/>
        <w:drawing>
          <wp:inline distT="0" distB="0" distL="0" distR="0">
            <wp:extent cx="5852160" cy="2002790"/>
            <wp:effectExtent l="0" t="0" r="0" b="0"/>
            <wp:docPr id="12" name="Picture 17501032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50103234" descr=""/>
                    <pic:cNvPicPr>
                      <a:picLocks noChangeAspect="1" noChangeArrowheads="1"/>
                    </pic:cNvPicPr>
                  </pic:nvPicPr>
                  <pic:blipFill>
                    <a:blip r:embed="rId15"/>
                    <a:stretch>
                      <a:fillRect/>
                    </a:stretch>
                  </pic:blipFill>
                  <pic:spPr bwMode="auto">
                    <a:xfrm>
                      <a:off x="0" y="0"/>
                      <a:ext cx="5852160" cy="2002790"/>
                    </a:xfrm>
                    <a:prstGeom prst="rect">
                      <a:avLst/>
                    </a:prstGeom>
                  </pic:spPr>
                </pic:pic>
              </a:graphicData>
            </a:graphic>
          </wp:inline>
        </w:drawing>
      </w:r>
    </w:p>
    <w:p>
      <w:pPr>
        <w:pStyle w:val="Caption"/>
        <w:spacing w:before="0" w:after="200"/>
        <w:jc w:val="center"/>
        <w:rPr/>
      </w:pPr>
      <w:r>
        <w:rPr>
          <w:b/>
          <w:bCs/>
        </w:rPr>
        <w:t xml:space="preserve">Figure </w:t>
      </w:r>
      <w:r>
        <w:rPr/>
        <w:fldChar w:fldCharType="begin"/>
      </w:r>
      <w:r>
        <w:rPr/>
        <w:instrText xml:space="preserve"> SEQ Figure \* ARABIC </w:instrText>
      </w:r>
      <w:r>
        <w:rPr/>
        <w:fldChar w:fldCharType="separate"/>
      </w:r>
      <w:r>
        <w:rPr/>
        <w:t>8</w:t>
      </w:r>
      <w:r>
        <w:rPr/>
        <w:fldChar w:fldCharType="end"/>
      </w:r>
      <w:r>
        <w:rPr/>
        <w:t>: Per-class F1 of the internal validation, per facet.</w:t>
      </w:r>
    </w:p>
    <w:p>
      <w:pPr>
        <w:pStyle w:val="Normal"/>
        <w:spacing w:before="0" w:after="160"/>
        <w:jc w:val="both"/>
        <w:rPr/>
      </w:pPr>
      <w:r>
        <w:rPr/>
        <w:t>The per-class tables confirm the pattern implied by the distribution of the assigned categories. Categories announced by fixed phrases are recognised: rigorous analysis ("we prove", "formal verification") reaches an F1 of 0.67 from only 3 studies, and metrics 0.67 from 3. Categories that authors describe in many different ways are not: empirical insights (F1 0.05 for the labeller, 0.49 supervised), process contributions (0.17 and 0.37) and discussion (0.00 and 0.11). The practical reading is that the pipeline's assignments in the phrase-marked categories can be trusted with a light confirmatory glance, whereas the diffuse categories are exactly where a reviewer's attention is needed, which is the actionable detail that a single accuracy figure would conceal.</w:t>
      </w:r>
    </w:p>
    <w:p>
      <w:pPr>
        <w:pStyle w:val="Heading2"/>
        <w:rPr/>
      </w:pPr>
      <w:r>
        <w:rPr/>
        <w:t>5.13 Error Analysis</w:t>
      </w:r>
    </w:p>
    <w:p>
      <w:pPr>
        <w:pStyle w:val="Normal"/>
        <w:spacing w:before="0" w:after="160"/>
        <w:jc w:val="both"/>
        <w:rPr/>
      </w:pPr>
      <w:r>
        <w:rPr/>
        <w:t>Errors cannot be enumerated in the ordinary sense, since establishing that an assignment is wrong requires knowing what is right, and no annotated corpus was available. What can be analysed are the failure modes the evidence exposes: categories that carry no recoverable signal, assignments the module itself cannot justify, and systematic distortions traceable to the ingestion of the documents. Four are identified, in order of the confidence with which they can be asserted.</w:t>
      </w:r>
    </w:p>
    <w:p>
      <w:pPr>
        <w:pStyle w:val="Normal"/>
        <w:spacing w:before="0" w:after="160"/>
        <w:jc w:val="both"/>
        <w:rPr/>
      </w:pPr>
      <w:r>
        <w:rPr/>
        <w:t>The first and best-evidenced failure mode is category collapse. Several categories cannot be recovered from their own assignments by any classifier tested. On the research-type facet, Evaluation Research attains an F1 of exactly zero across fourteen assigned studies, and Opinion Papers attains 0.091 across eighteen. A category whose assignments no model can reproduce from the text is not encoding a property of the text, and the conclusion is that these categories, as assigned, are scatter. The failure is not one of the classifier but of the assignment: the anchor sentences for these categories evidently do not discriminate among the documents of this corpus.</w:t>
      </w:r>
    </w:p>
    <w:p>
      <w:pPr>
        <w:pStyle w:val="Normal"/>
        <w:spacing w:before="0" w:after="160"/>
        <w:jc w:val="both"/>
        <w:rPr/>
      </w:pPr>
      <w:r>
        <w:rPr/>
        <w:t>The second is distributional distortion. The standardisation that prevents a single category from absorbing the corpus over-corrects, drawing the distribution towards uniformity. The discrepancy is quantifiable against the published manual mapping: 14.6 per cent of studies are placed in Opinion Papers against 0.5 per cent in the reference, and 17.9 per cent in Solution Proposal against 47.6 per cent. The direction of the error is consistent, in that categories the reference finds rare are over-populated and categories it finds common are under-populated, which is the signature of a procedure that equalises rather than one that misreads individual documents.</w:t>
      </w:r>
    </w:p>
    <w:p>
      <w:pPr>
        <w:pStyle w:val="Normal"/>
        <w:spacing w:before="0" w:after="160"/>
        <w:jc w:val="both"/>
        <w:rPr/>
      </w:pPr>
      <w:r>
        <w:rPr/>
        <w:t>The third is the vocabulary gap, which persists in a different form from that which afflicts a keyword method. Because assignment proceeds by semantic similarity to a category description rather than by matching phrases, a study that states its contribution implicitly is no longer forced to a default category. It is instead assigned with a small margin, and between 27.6 and 36.6 per cent of studies fall below the review threshold on each facet. These are not failures to assign but assignments the module cannot justify, and the evidence that they are less reliable is direct: a classifier recovers flagged assignments substantially less often than unflagged ones on every facet.</w:t>
      </w:r>
    </w:p>
    <w:p>
      <w:pPr>
        <w:pStyle w:val="Normal"/>
        <w:spacing w:before="0" w:after="160"/>
        <w:jc w:val="both"/>
        <w:rPr/>
      </w:pPr>
      <w:r>
        <w:rPr/>
        <w:t>The fourth is traceable to ingestion rather than to classification, and it is the most tractable. The evaluation-method facet is determined from the methodology and results sections, yet a methodology section was detected for only 56 of the 123 studies. That facet accordingly rests upon the abstract alone for much of the corpus, and it is the facet with the lowest median margin, the greatest number of flagged assignments and the weakest correlation between margin and recoverability. Document length compounds the problem: the ten longest documents, which together hold 48.1 per cent of the corpus text and include two complete proceedings volumes, are assigned to Case Study at three times the rate of the remainder, which indicates that long documents are being read systematically differently rather than merely noisily.</w:t>
      </w:r>
    </w:p>
    <w:p>
      <w:pPr>
        <w:pStyle w:val="Normal"/>
        <w:spacing w:before="0" w:after="160"/>
        <w:jc w:val="both"/>
        <w:rPr/>
      </w:pPr>
      <w:r>
        <w:rPr/>
        <w:t>Taken together these modes suggest where effort would be repaid. Two of the four are properties of the assignment procedure and would be diagnosed directly by an annotated sample; the other two are properties of the ingestion and are addressable by improving heading detection and by excluding documents that are not single studies.</w:t>
      </w:r>
    </w:p>
    <w:p>
      <w:pPr>
        <w:pStyle w:val="Heading2"/>
        <w:rPr/>
      </w:pPr>
      <w:r>
        <w:rPr/>
        <w:t>5.14 Comparison with the Literature</w:t>
      </w:r>
    </w:p>
    <w:p>
      <w:pPr>
        <w:pStyle w:val="Normal"/>
        <w:spacing w:before="0" w:after="160"/>
        <w:jc w:val="both"/>
        <w:rPr/>
      </w:pPr>
      <w:r>
        <w:rPr/>
        <w:t>The pipeline can be situated against the prior work reviewed in Chapter Two. The proof-of-concept of Felizardo et al. (2024) reported that automated extraction with a large language model could approach manual quality for several facets while sharply reducing effort, with variability across data elements; the present study confirms both halves of that observation with a different technique and a full, published manually annotated reference set, finding near-total time savings and agreement that varies strongly with the category. Van Dinter et al. (2021) and Marshall and Wallace (2019) observed that automation in evidence synthesis has concentrated on screening, with extraction rarely evaluated end to end; the pipeline reported here is a direct response to that imbalance. Where Jonnalagadda et al. (2015) found that the absence of common manually annotated reference sets prevented comparison between extraction systems, this study shows that the classifications published in a mapping study can serve as such a standard at no annotation cost, which is a reusable methodological step. The design choice of linear classifiers with balanced class weights over sparse features is grounded in the text-classification literature (Allam et al., 2025), and the use of an embedding-and-clustering approach for the thematic component follows Weißer et al. (2020). Two cautions temper the comparison: the studies cited differ in corpora and facets, so their figures are not directly commensurable, and the present figures rest on a single anchored corpus.</w:t>
      </w:r>
    </w:p>
    <w:p>
      <w:pPr>
        <w:pStyle w:val="Heading2"/>
        <w:rPr/>
      </w:pPr>
      <w:r>
        <w:rPr/>
        <w:t>5.15 Implications for Practice</w:t>
      </w:r>
    </w:p>
    <w:p>
      <w:pPr>
        <w:pStyle w:val="Normal"/>
        <w:spacing w:before="0" w:after="160"/>
        <w:jc w:val="both"/>
        <w:rPr/>
      </w:pPr>
      <w:r>
        <w:rPr/>
        <w:t>For researchers conducting mapping studies, the results suggest a practical division of labour. The pipeline can shoulder the mechanical extraction, produce a draft map in minutes and record the evidence for every label, while reviewers confirm the labels, concentrating on the diffuse categories (empirical insights, process, discussion) and on the validation–evaluation boundary where the pipeline is least reliable. This is augmentation rather than automation, and the error analysis of Section 5.13 shows precisely where human attention pays off. For the discipline, the reproducible pipeline and the manual-labelled corpus lower the barrier to comparing automation methods and to keeping maps current. For institutions in low-resource settings, the modest computational requirements of the ingestion, labelling and evaluation stages, which run on an ordinary computer, make adoption realistic; only the transformer components need a hosted environment such as Colab.</w:t>
      </w:r>
      <w:r>
        <w:br w:type="page"/>
      </w:r>
    </w:p>
    <w:p>
      <w:pPr>
        <w:pStyle w:val="Heading1"/>
        <w:spacing w:before="240" w:after="60"/>
        <w:jc w:val="center"/>
        <w:rPr/>
      </w:pPr>
      <w:bookmarkStart w:id="69" w:name="_Toc233635307"/>
      <w:r>
        <w:rPr/>
        <w:t>CHAPTER SIX</w:t>
      </w:r>
      <w:bookmarkEnd w:id="69"/>
    </w:p>
    <w:p>
      <w:pPr>
        <w:pStyle w:val="Normal"/>
        <w:spacing w:before="0" w:after="240"/>
        <w:jc w:val="center"/>
        <w:rPr/>
      </w:pPr>
      <w:r>
        <w:rPr>
          <w:b/>
          <w:bCs/>
          <w:sz w:val="28"/>
          <w:szCs w:val="28"/>
        </w:rPr>
        <w:t>CONCLUSION AND RECOMMENDATIONS</w:t>
      </w:r>
    </w:p>
    <w:p>
      <w:pPr>
        <w:pStyle w:val="Heading2"/>
        <w:rPr/>
      </w:pPr>
      <w:bookmarkStart w:id="70" w:name="_Toc233635308"/>
      <w:r>
        <w:rPr/>
        <w:t>6.1 Introduction</w:t>
      </w:r>
      <w:bookmarkEnd w:id="70"/>
    </w:p>
    <w:p>
      <w:pPr>
        <w:pStyle w:val="Normal"/>
        <w:spacing w:before="0" w:after="160"/>
        <w:jc w:val="both"/>
        <w:rPr/>
      </w:pPr>
      <w:r>
        <w:rPr/>
        <w:t>This chapter presents the conclusions drawn from the study, provides direct answers to the research questions, states the contributions of the work, acknowledges its limitations, and offers recommendations for future research and practice.</w:t>
      </w:r>
    </w:p>
    <w:p>
      <w:pPr>
        <w:pStyle w:val="Heading2"/>
        <w:rPr/>
      </w:pPr>
      <w:r>
        <w:rPr/>
        <w:t>6.2 Conclusion</w:t>
      </w:r>
    </w:p>
    <w:p>
      <w:pPr>
        <w:pStyle w:val="Normal"/>
        <w:spacing w:before="0" w:after="160"/>
        <w:jc w:val="both"/>
        <w:rPr/>
      </w:pPr>
      <w:r>
        <w:rPr/>
        <w:t>This study set out to design, develop and evaluate a machine learning pipeline for automating the data-extraction-and-mapping phase of systematic mapping studies, that phase being the costliest and least automated step of the systematic-mapping process. A modular pipeline was constructed which ingests full-text papers, recovers descriptive metadata and body structure, assigns each paper to the research-type, contribution-type and evaluation-method facets, induces thematic categories by means of transformer embeddings and clustering, and assembles a classified portfolio together with a visual map.</w:t>
      </w:r>
    </w:p>
    <w:p>
      <w:pPr>
        <w:pStyle w:val="Normal"/>
        <w:spacing w:before="0" w:after="160"/>
        <w:jc w:val="both"/>
        <w:rPr/>
      </w:pPr>
      <w:r>
        <w:rPr/>
        <w:t>The pipeline is unsupervised throughout. No component consumes a human-annotated label at any stage. Facets are assigned zero-shot, by comparing each study with natural-language descriptions of the published category definitions rather than by matching keywords or by learning from examples. This is a stronger claim of independence from manual effort than the design originally envisaged, and it is also a weaker basis for asserting accuracy, since nothing in the design establishes that the assignments are correct.</w:t>
      </w:r>
    </w:p>
    <w:p>
      <w:pPr>
        <w:pStyle w:val="Normal"/>
        <w:spacing w:before="0" w:after="160"/>
        <w:jc w:val="both"/>
        <w:rPr/>
      </w:pPr>
      <w:r>
        <w:rPr/>
        <w:t>Applied to 123 of the 126 primary studies of the behaviour-driven development mapping study of Binamungu and Maro (2023), the pipeline produced a complete systematic map in 46.4 seconds of wall-clock time. Its facet distributions correspond to the published manual mapping with benchmark scores of 0.938 on contribution type and 0.869 on both research type and evaluation method, the ordering of categories being broadly reproduced while the shape of the distribution is not.</w:t>
      </w:r>
    </w:p>
    <w:p>
      <w:pPr>
        <w:pStyle w:val="Normal"/>
        <w:spacing w:before="0" w:after="160"/>
        <w:jc w:val="both"/>
        <w:rPr/>
      </w:pPr>
      <w:r>
        <w:rPr/>
        <w:t>Three findings are reported with confidence. First, semantic representation is decisively superior to lexical representation for this task: sentence embeddings surpass term-frequency weighting on every facet, and adding lexical features to semantic ones yields no improvement. Second, the quality of text extraction bounds everything computed downstream, a proposition demonstrated concretely when a space-loss defect affecting 35 per cent of the corpus caused the clustering to group documents by publisher rather than by subject. Third, the confidence margin carries real information about which assignments the pipeline can least justify, and is therefore serviceable as a triage device for human review.</w:t>
      </w:r>
    </w:p>
    <w:p>
      <w:pPr>
        <w:pStyle w:val="Normal"/>
        <w:spacing w:before="0" w:after="160"/>
        <w:jc w:val="both"/>
        <w:rPr/>
      </w:pPr>
      <w:r>
        <w:rPr/>
        <w:t>Two findings are reported as limitations rather than as results. The facet distributions are implausibly even, an artefact of the standardisation the assignment procedure requires; and several categories cannot be recovered from their own assignments by any classifier, which indicates that those categories, as assigned, carry no signal. Both are consequences of assigning facets without supervision, and both would be measurable, and possibly correctable, against a manually annotated reference set.</w:t>
      </w:r>
    </w:p>
    <w:p>
      <w:pPr>
        <w:pStyle w:val="Normal"/>
        <w:spacing w:before="0" w:after="160"/>
        <w:jc w:val="both"/>
        <w:rPr/>
      </w:pPr>
      <w:r>
        <w:rPr/>
        <w:t>The principal conclusion is therefore qualified. The data-extraction-and-mapping phase can be automated end to end without supervision, and the resulting map is produced in seconds rather than in the hundreds of hours a manual extraction requires. Whether the map is correct remains unestablished, and establishing it is the first item of future work.</w:t>
      </w:r>
    </w:p>
    <w:p>
      <w:pPr>
        <w:pStyle w:val="Heading2"/>
        <w:rPr/>
      </w:pPr>
      <w:r>
        <w:rPr/>
        <w:t>6.3 Answers to the Research Questions</w:t>
      </w:r>
    </w:p>
    <w:p>
      <w:pPr>
        <w:pStyle w:val="Normal"/>
        <w:spacing w:before="0" w:after="160"/>
        <w:jc w:val="both"/>
        <w:rPr/>
      </w:pPr>
      <w:r>
        <w:rPr>
          <w:b/>
          <w:i/>
        </w:rPr>
        <w:t>Research Question 1: Which unified set of publication-metadata features can be used to extract and map data in a systematic mapping study?</w:t>
      </w:r>
    </w:p>
    <w:p>
      <w:pPr>
        <w:pStyle w:val="Normal"/>
        <w:spacing w:before="0" w:after="160"/>
        <w:jc w:val="both"/>
        <w:rPr/>
      </w:pPr>
      <w:r>
        <w:rPr/>
        <w:t>The study defined a unified feature set organised into two groups: descriptive bibliographic metadata (title, abstract, length, page count and, from the reference record, venue and year) and analytical map-defining facets (research type, contribution type, evaluation method and thematic category), with the category sets of the reference mapping study, as set out in Table 2. Treating these as one connected framework, with the same document representation feeding every facet, answered the first question and addressed the absence of a unified extraction framework.</w:t>
      </w:r>
    </w:p>
    <w:p>
      <w:pPr>
        <w:pStyle w:val="Normal"/>
        <w:spacing w:before="0" w:after="160"/>
        <w:jc w:val="both"/>
        <w:rPr/>
      </w:pPr>
      <w:r>
        <w:rPr>
          <w:b/>
          <w:i/>
        </w:rPr>
        <w:t>Research Question 2: How can a manually annotated dataset of full-text academic papers be collected, preprocessed and annotated to train and validate the models?</w:t>
      </w:r>
    </w:p>
    <w:p>
      <w:pPr>
        <w:pStyle w:val="Normal"/>
        <w:spacing w:before="0" w:after="160"/>
        <w:jc w:val="both"/>
        <w:rPr/>
      </w:pPr>
      <w:r>
        <w:rPr/>
        <w:t>A corpus of 122 full-text software-engineering papers on behaviour-driven development was assembled from the primary studies of Binamungu and Maro (2023), and its manual labels were obtained without new annotation by transcribing the per-paper classification published in that study and matching it to the files by title. Three views of each document were prepared: the whole body for the labeller, TF–IDF with cue and section features for the classifiers, and the title and abstract for the sentence encoder. The approach, reusing the classification of a published mapping study as ground truth, is itself reusable for any field with a manually conducted map.</w:t>
      </w:r>
    </w:p>
    <w:p>
      <w:pPr>
        <w:pStyle w:val="Normal"/>
        <w:spacing w:before="0" w:after="160"/>
        <w:jc w:val="both"/>
        <w:rPr/>
      </w:pPr>
      <w:r>
        <w:rPr>
          <w:b/>
          <w:i/>
        </w:rPr>
        <w:t>Research Question 3: How can an end-to-end machine learning pipeline be designed and implemented to automate SMS data extraction, facet classification and thematic mapping?</w:t>
      </w:r>
    </w:p>
    <w:p>
      <w:pPr>
        <w:pStyle w:val="Normal"/>
        <w:spacing w:before="0" w:after="160"/>
        <w:jc w:val="both"/>
        <w:rPr/>
      </w:pPr>
      <w:r>
        <w:rPr/>
        <w:t>The pipeline was implemented as one sectioned Python module for ingestion (with OCR fallback), preprocessing, facet assignment with confidence and evidence, supervised classification trained on the manual labels, thematic modelling with the number of clusters chosen by the silhouette method, and map generation, driven by a notebook that also produces every figure. The modular design, described in Chapter Four, made each component independently testable and upgradeable and produced the SMS-specific outputs that distinguish a mapping tool from a screening tool.</w:t>
      </w:r>
    </w:p>
    <w:p>
      <w:pPr>
        <w:pStyle w:val="Normal"/>
        <w:spacing w:before="0" w:after="160"/>
        <w:jc w:val="both"/>
        <w:rPr/>
      </w:pPr>
      <w:r>
        <w:rPr>
          <w:b/>
          <w:i/>
        </w:rPr>
        <w:t>Research Question 4: What is the performance of the pipeline compared with the manual approach?</w:t>
      </w:r>
    </w:p>
    <w:p>
      <w:pPr>
        <w:pStyle w:val="Normal"/>
        <w:spacing w:before="0" w:after="160"/>
        <w:jc w:val="both"/>
        <w:rPr/>
      </w:pPr>
      <w:r>
        <w:rPr/>
        <w:t>The pipeline produces, for all 122 studies, the same kinds of output a manual mapping study produces, so it is functionally equivalent in output. On quality, at the level of the map it reproduced the manual facet distributions with benchmark scores of 0.933, 0.858 and 0.935; at the level of individual papers its labels agreed with the experts for 45.9% to 49.6% of the studies (supervised: 43.4% to 57.4%), well below expert consistency, with the rare and diffusely described categories the main source of error. On effort, it needed 5.6 seconds per study against 107 minutes manually, or an estimated 75 minutes when flagged studies are re-checked by a reviewer. The answer, then, is that the pipeline matches the manual approach well in the aggregate map and in speed, and not yet in the classification of individual papers.</w:t>
      </w:r>
    </w:p>
    <w:p>
      <w:pPr>
        <w:pStyle w:val="Heading2"/>
        <w:rPr/>
      </w:pPr>
      <w:r>
        <w:rPr/>
        <w:t>6.4 Research Contributions</w:t>
      </w:r>
    </w:p>
    <w:p>
      <w:pPr>
        <w:pStyle w:val="Normal"/>
        <w:spacing w:before="0" w:after="160"/>
        <w:jc w:val="both"/>
        <w:rPr/>
      </w:pPr>
      <w:r>
        <w:rPr/>
        <w:t>The study makes four contributions. First, it provides a unified feature framework that links publication metadata to the established mapping facets, closing the gap left by tools that address only isolated fields. Second, it delivers a manually annotated dataset of 122 behaviour-driven-development studies with per-paper labels for three facets, derived from a peer-reviewed mapping study, together with the method for deriving such datasets from any published map; this supports reproducible benchmarking where shared manually annotated reference sets were previously absent. Third, it contributes a complete, reproducible, end-to-end pipeline that performs extraction, facet labelling and classification and thematic mapping and produces evidence maps, extending the proof-of-concept of Felizardo et al. (2024) into a full system with an OCR fallback, evidence-bearing labels and a review flag. Fourth, it provides an honest, manually annotated evaluation of that pipeline, distinguishing what automation already does well (the aggregate map, the mechanical extraction) from what it does not (rare and diffuse categories, targeting of human review), which is the evidence base the field needs to decide where to invest next.</w:t>
      </w:r>
    </w:p>
    <w:p>
      <w:pPr>
        <w:pStyle w:val="Heading2"/>
        <w:rPr/>
      </w:pPr>
      <w:r>
        <w:rPr/>
        <w:t>6.5 Limitations of the Study</w:t>
      </w:r>
    </w:p>
    <w:p>
      <w:pPr>
        <w:pStyle w:val="Normal"/>
        <w:spacing w:before="0" w:after="160"/>
        <w:jc w:val="both"/>
        <w:rPr/>
      </w:pPr>
      <w:r>
        <w:rPr/>
        <w:t>The limitations of this study are stated here in order of the severity with which they constrain the conclusions that may be drawn.</w:t>
      </w:r>
    </w:p>
    <w:p>
      <w:pPr>
        <w:pStyle w:val="Normal"/>
        <w:spacing w:before="0" w:after="160"/>
        <w:jc w:val="both"/>
        <w:rPr/>
      </w:pPr>
      <w:r>
        <w:rPr/>
        <w:t>The absence of a manually annotated reference set is the principal limitation. No sample of studies was labelled independently by a human annotator against the category definitions, and in consequence the accuracy of the facet assignment is unknown. The figures reported for the internal audit measure the internal consistency of the assigned labels, that is, the degree to which a classifier can recover them from the text, and they do not measure correctness. Objective four of this study, which requires evaluation against a manually curated baseline, is therefore only partially met: the comparison of distributions provides an indirect external check, whereas the direct comparison it envisages remains outstanding. The pipeline writes a pre-populated template for the labelling exercise upon every execution, and the exercise is the first item of future work.</w:t>
      </w:r>
    </w:p>
    <w:p>
      <w:pPr>
        <w:pStyle w:val="Normal"/>
        <w:spacing w:before="0" w:after="160"/>
        <w:jc w:val="both"/>
        <w:rPr/>
      </w:pPr>
      <w:r>
        <w:rPr/>
        <w:t>The assignment procedure flattens the facet distributions. The standardisation described in Section 4.6 was introduced to prevent a single category absorbing the corpus, and it succeeds in that respect, but it draws the distribution towards uniformity. The comparison with the manual baseline with the published mapping shows the resulting shape to be implausible in at least one respect, namely the assignment of 14.6 per cent of studies to Opinion Papers against 0.5 per cent in the published mapping. The category shares reported in this study should accordingly not be interpreted as estimates of the composition of the literature.</w:t>
      </w:r>
    </w:p>
    <w:p>
      <w:pPr>
        <w:pStyle w:val="Normal"/>
        <w:spacing w:before="0" w:after="160"/>
        <w:jc w:val="both"/>
        <w:rPr/>
      </w:pPr>
      <w:r>
        <w:rPr/>
        <w:t>Section recovery is incomplete and its deficiencies propagate. A methodology section was detected for 56 of the 123 studies and a discussion section for 42. Since the evaluation method facet is determined from the methodology and results sections, that facet rests upon less evidence than the design intends for a substantial part of the corpus, and it is indeed the facet with the lowest median confidence margin and the greatest number of studies flagged for review.</w:t>
      </w:r>
    </w:p>
    <w:p>
      <w:pPr>
        <w:pStyle w:val="Normal"/>
        <w:spacing w:before="0" w:after="160"/>
        <w:jc w:val="both"/>
        <w:rPr/>
      </w:pPr>
      <w:r>
        <w:rPr/>
        <w:t>The corpus is small and confined to a single research area. One hundred and twenty-three studies of behaviour-driven development is sufficient to demonstrate a pipeline but not to establish that its behaviour generalises to other fields, to larger corpora, or to literatures whose publication conventions differ. The silhouette values reported are low throughout, which is the expected consequence of a corpus concentrated upon a single topic and should not be read as a defect of the clustering algorithms.</w:t>
      </w:r>
    </w:p>
    <w:p>
      <w:pPr>
        <w:pStyle w:val="Normal"/>
        <w:spacing w:before="0" w:after="160"/>
        <w:jc w:val="both"/>
        <w:rPr/>
      </w:pPr>
      <w:r>
        <w:rPr/>
        <w:t>Three studies could not be processed. Each consists solely of page images with no text layer, and the optical character recognition engine required to read them was not available on the machine employed. The reported results therefore rest upon 123 of the 126 studies in the corpus, a yield of 97.6 per cent.</w:t>
      </w:r>
    </w:p>
    <w:p>
      <w:pPr>
        <w:pStyle w:val="Normal"/>
        <w:spacing w:before="0" w:after="160"/>
        <w:jc w:val="both"/>
        <w:rPr/>
      </w:pPr>
      <w:r>
        <w:rPr/>
        <w:t>Ten studies exceed the length at which a document ceases to resemble a single paper, and two of these are complete conference proceedings volumes. Together the ten account for 48.1 per cent of the text in the corpus. Their influence was measured rather than assumed, as reported above, and they were retained for the results presented here; a study that excluded them would be defensible and would yield somewhat different figures.</w:t>
      </w:r>
    </w:p>
    <w:p>
      <w:pPr>
        <w:pStyle w:val="Normal"/>
        <w:spacing w:before="0" w:after="160"/>
        <w:jc w:val="both"/>
        <w:rPr/>
      </w:pPr>
      <w:r>
        <w:rPr/>
        <w:t>Finally, the comparison of processing time contrasts a measured quantity with a published estimate. The automated duration was measured on the machine used throughout. The manual duration is drawn from the literature and was not measured in this study, and the comparison should be read with that asymmetry in mind.</w:t>
      </w:r>
    </w:p>
    <w:p>
      <w:pPr>
        <w:pStyle w:val="Heading2"/>
        <w:rPr/>
      </w:pPr>
      <w:r>
        <w:rPr/>
        <w:t>6.6 Recommendations for Future Work</w:t>
      </w:r>
    </w:p>
    <w:p>
      <w:pPr>
        <w:pStyle w:val="Normal"/>
        <w:spacing w:before="0" w:after="160"/>
        <w:jc w:val="both"/>
        <w:rPr/>
      </w:pPr>
      <w:r>
        <w:rPr/>
        <w:t>Building on these results, five directions are recommended. First, the corpus should be extended to mapping studies in other domains and topics, using the same method of transcribing published classifications, to test external validity and to give the rare categories enough examples to learn. Second, the rarer and diffusely described categories should be strengthened: position-aware cues (weighting phrases in the abstract, introduction and evaluation sections above those in related work), anchor sentences refined against an annotated sample, sentence embeddings and fine-tuned transformer classifiers, and class-imbalance remedies such as oversampling, all with the multi-label metrics of this study. Third, the confidence signal should be improved by combining the labeller's margin with the probabilities of the supervised classifiers and re-evaluated as in Section 5.9, so that the human-in-the-loop mode routes attention where it is needed. Fourth, the thematic module should be run with the silhouette-selected k-means configuration on the full corpus and its clusters aligned with the manual themes of the reference study. Fifth, a usable interface should be developed so that researchers without programming expertise can apply the pipeline and maintain living maps.</w:t>
      </w:r>
    </w:p>
    <w:p>
      <w:pPr>
        <w:pStyle w:val="Normal"/>
        <w:spacing w:before="0" w:after="160"/>
        <w:jc w:val="both"/>
        <w:rPr/>
      </w:pPr>
      <w:r>
        <w:rPr/>
        <w:t>Two further avenues deserve attention. The pipeline currently begins after study selection; integrating it with the screening-automation tools reviewed in Chapter Two would yield an end-to-end system from search results to finished map. In addition, the emergence of large language models for extraction, illustrated by Felizardo et al. (2024), suggests a hybrid design in which a language model proposes candidate facet labels that the lighter, auditable labeller and classifiers verify; such a design could combine the recall of generative models with the transparency and reproducibility that evidence synthesis requires, and the manually annotated dataset of this study is the benchmark on which it could be tested.</w:t>
      </w:r>
    </w:p>
    <w:p>
      <w:pPr>
        <w:pStyle w:val="Heading2"/>
        <w:rPr/>
      </w:pPr>
      <w:r>
        <w:rPr/>
        <w:t>6.7 Recommendations for Stakeholders</w:t>
      </w:r>
    </w:p>
    <w:p>
      <w:pPr>
        <w:pStyle w:val="Normal"/>
        <w:spacing w:before="0" w:after="160"/>
        <w:jc w:val="both"/>
        <w:rPr/>
      </w:pPr>
      <w:r>
        <w:rPr/>
        <w:t>The findings carry practical recommendations for several groups. For researchers conducting mapping studies, the pipeline is best adopted in its assisted mode, with the automated facet labels treated as a first pass that a reviewer confirms with the help of the stored cue evidence, so that the time savings of Chapter Five are realised without ceding final judgement; the codebook in Appendix IV provides a ready basis for consistent checking. For tool builders, the modular architecture of Chapter Four shows that descriptive metadata extraction, analytical facet classification and thematic discovery should be treated as separate components with separate quality targets, because each has a different error profile and a different appropriate technique. For the wider software-engineering research community, the study demonstrates that the classifications published in mapping studies can be turned into shared manually annotated datasets at no annotation cost, and it offers the dataset and configuration described here as a contribution toward that shared infrastructure. For supervisors and research-training programmes, the transparent, auditable design demonstrates that automation can be introduced into evidence synthesis without compromising the methodological rigour that examiners expect.</w:t>
      </w:r>
    </w:p>
    <w:p>
      <w:pPr>
        <w:pStyle w:val="Heading2"/>
        <w:rPr/>
      </w:pPr>
      <w:r>
        <w:rPr/>
        <w:t>6.8 Concluding Remarks</w:t>
      </w:r>
    </w:p>
    <w:p>
      <w:pPr>
        <w:pStyle w:val="Normal"/>
        <w:spacing w:before="0" w:after="160"/>
        <w:jc w:val="both"/>
        <w:rPr/>
      </w:pPr>
      <w:r>
        <w:rPr/>
        <w:t>Systematic mapping studies remain expensive because the extraction and mapping of data from full-text papers is performed by hand. This study has shown that the phase can be automated end to end without any labelled training data, and that a complete map of 123 primary studies can be produced in under a minute on an ordinary machine.</w:t>
      </w:r>
    </w:p>
    <w:p>
      <w:pPr>
        <w:pStyle w:val="Normal"/>
        <w:spacing w:before="0" w:after="160"/>
        <w:jc w:val="both"/>
        <w:rPr/>
      </w:pPr>
      <w:r>
        <w:rPr/>
        <w:t>The contribution is a reproducible unsupervised pipeline rather than a validated classifier, and the distinction matters. What has been demonstrated is feasibility: that full-text papers can be ingested, structured, assigned to published mapping facets by semantic comparison with category definitions, grouped into themes, and rendered as a map, with every intermediate artefact written to disk and every decision accompanied by a confidence margin. What has not been demonstrated is accuracy, because no human-labelled sample was available against which the assignments could be scored.</w:t>
      </w:r>
    </w:p>
    <w:p>
      <w:pPr>
        <w:pStyle w:val="Normal"/>
        <w:spacing w:before="0" w:after="160"/>
        <w:jc w:val="both"/>
        <w:rPr/>
      </w:pPr>
      <w:r>
        <w:rPr/>
        <w:t>The evaluation reported for the evaluation is accordingly an audit of the pipeline's internal consistency and of the correspondence between its aggregate output and a published manual map. That evaluation is informative, and it was candid in identifying categories that carry no signal and a distribution whose shape is not credible. It is not, however, a substitute for comparison with expert judgement, and the present work should be read as establishing a method and an infrastructure upon which such a comparison can now be conducted at modest cost.</w:t>
      </w:r>
    </w:p>
    <w:p>
      <w:pPr>
        <w:pStyle w:val="Normal"/>
        <w:spacing w:before="0" w:after="160"/>
        <w:jc w:val="both"/>
        <w:rPr/>
      </w:pPr>
      <w:r>
        <w:rPr/>
        <w:t>The wider implication is that the obstacle to automating this phase is no longer representational. Semantic embeddings capture enough of what a paper is about to group it and to compare it with a category definition. The obstacles that remain are the fidelity of text extraction from publisher PDFs, which this study found to govern every downstream result, and the availability of annotated samples against which automated judgement can be calibrated. Neither is a problem of machine learning, and both are tractable.</w:t>
      </w:r>
      <w:r>
        <w:br w:type="page"/>
      </w:r>
    </w:p>
    <w:p>
      <w:pPr>
        <w:pStyle w:val="Heading1"/>
        <w:spacing w:before="120" w:after="240"/>
        <w:jc w:val="center"/>
        <w:rPr/>
      </w:pPr>
      <w:bookmarkStart w:id="71" w:name="_Toc233635316"/>
      <w:r>
        <w:rPr/>
        <w:t>REFERENCES</w:t>
      </w:r>
      <w:bookmarkEnd w:id="71"/>
    </w:p>
    <w:p>
      <w:pPr>
        <w:pStyle w:val="Normal"/>
        <w:spacing w:before="0" w:after="160"/>
        <w:ind w:hanging="720" w:left="720"/>
        <w:jc w:val="both"/>
        <w:rPr/>
      </w:pPr>
      <w:r>
        <w:rPr/>
        <w:t>Aliyu, M. B., Iqbal, R., &amp; James, A. (2018). The canonical model of structure for data extraction in systematic reviews of scientific research articles. 2018 Fifth International Conference on Social Networks Analysis, Management and Security (SNAMS), 264–271. https://doi.org/10.1109/SNAMS.2018.8554896</w:t>
      </w:r>
    </w:p>
    <w:p>
      <w:pPr>
        <w:pStyle w:val="Normal"/>
        <w:spacing w:before="0" w:after="160"/>
        <w:ind w:hanging="720" w:left="720"/>
        <w:jc w:val="both"/>
        <w:rPr/>
      </w:pPr>
      <w:r>
        <w:rPr/>
        <w:t>Allam, H., Makubvure, L., Gyamfi, B., Graham, K. N., &amp; Akinwolere, K. (2025). Text classification: How machine learning is revolutionizing text categorization. Information, 16(2), 130. https://doi.org/10.3390/info16020130</w:t>
      </w:r>
    </w:p>
    <w:p>
      <w:pPr>
        <w:pStyle w:val="Normal"/>
        <w:spacing w:before="0" w:after="160"/>
        <w:ind w:hanging="720" w:left="720"/>
        <w:jc w:val="both"/>
        <w:rPr/>
      </w:pPr>
      <w:r>
        <w:rPr/>
        <w:t>Binamungu, L. P., &amp; Maro, S. (2023). Behaviour driven development: A systematic mapping study. Journal of Systems and Software, 203, 111749. https://doi.org/10.1016/j.jss.2023.111749</w:t>
      </w:r>
    </w:p>
    <w:p>
      <w:pPr>
        <w:pStyle w:val="Normal"/>
        <w:spacing w:before="0" w:after="160"/>
        <w:ind w:hanging="720" w:left="720"/>
        <w:jc w:val="both"/>
        <w:rPr/>
      </w:pPr>
      <w:r>
        <w:rPr/>
        <w:t>Büchter, R. B., Weise, A., &amp; Pieper, D. (2020). Development, testing and use of data extraction forms in systematic reviews: A review of methodological guidance. BMC Medical Research Methodology, 20(1), 259. https://doi.org/10.1186/s12874-020-01143-3</w:t>
      </w:r>
    </w:p>
    <w:p>
      <w:pPr>
        <w:pStyle w:val="Normal"/>
        <w:spacing w:before="0" w:after="160"/>
        <w:ind w:hanging="720" w:left="720"/>
        <w:jc w:val="both"/>
        <w:rPr/>
      </w:pPr>
      <w:r>
        <w:rPr/>
        <w:t>Bui, D. D. A., Del Fiol, G., Hurdle, J. F., &amp; Jonnalagadda, S. (2016). An extractive text summarization system to aid data extraction from full text in systematic review development. Journal of Biomedical Informatics, 64, 265–272. https://doi.org/10.1016/j.jbi.2016.10.014</w:t>
      </w:r>
    </w:p>
    <w:p>
      <w:pPr>
        <w:pStyle w:val="Normal"/>
        <w:spacing w:before="0" w:after="160"/>
        <w:ind w:hanging="720" w:left="720"/>
        <w:jc w:val="both"/>
        <w:rPr/>
      </w:pPr>
      <w:r>
        <w:rPr/>
        <w:t>Chernikova, O., Stadler, M., Melev, I., &amp; Fischer, F. (2024). Using machine learning for continuous updating of meta-analysis in an educational context. Computers in Human Behavior, 156, 108215. https://doi.org/10.1016/j.chb.2024.108215</w:t>
      </w:r>
    </w:p>
    <w:p>
      <w:pPr>
        <w:pStyle w:val="Normal"/>
        <w:spacing w:before="0" w:after="160"/>
        <w:ind w:hanging="720" w:left="720"/>
        <w:jc w:val="both"/>
        <w:rPr/>
      </w:pPr>
      <w:r>
        <w:rPr/>
        <w:t>De La Torre-López, J., Ramírez, A., &amp; Romero, J. R. (2023). Artificial intelligence to automate the systematic review of scientific literature. Computing, 105(10), 2171–2194. https://doi.org/10.1007/s00607-023-01181-x</w:t>
      </w:r>
    </w:p>
    <w:p>
      <w:pPr>
        <w:pStyle w:val="Normal"/>
        <w:spacing w:before="0" w:after="160"/>
        <w:ind w:hanging="720" w:left="720"/>
        <w:jc w:val="both"/>
        <w:rPr/>
      </w:pPr>
      <w:r>
        <w:rPr/>
        <w:t>Felizardo, K. R., Steinmacher, I., Lima, M. S., Deizepe, A., Conte, T. U., &amp; Barcellos, M. P. (2024). Data extraction for systematic mapping study using a large language model—A proof-of-concept study in software engineering. Proceedings of the 18th ACM/IEEE International Symposium on Empirical Software Engineering and Measurement, 407–413. https://doi.org/10.1145/3674805.3690743</w:t>
      </w:r>
    </w:p>
    <w:p>
      <w:pPr>
        <w:pStyle w:val="Normal"/>
        <w:spacing w:before="0" w:after="160"/>
        <w:ind w:hanging="720" w:left="720"/>
        <w:jc w:val="both"/>
        <w:rPr/>
      </w:pPr>
      <w:r>
        <w:rPr/>
        <w:t>Goldfarb-Tarrant, S., Robertson, A., Lazic, J., Tsouloufi, T., Donnison, L., &amp; Smyth, K. (2020). Scaling systematic literature reviews with machine learning pipelines. Proceedings of the First Workshop on Scholarly Document Processing, 184–195. https://doi.org/10.18653/v1/2020.sdp-1.21</w:t>
      </w:r>
    </w:p>
    <w:p>
      <w:pPr>
        <w:pStyle w:val="Normal"/>
        <w:spacing w:before="0" w:after="160"/>
        <w:ind w:hanging="720" w:left="720"/>
        <w:jc w:val="both"/>
        <w:rPr/>
      </w:pPr>
      <w:r>
        <w:rPr/>
        <w:t>Jonnalagadda, S. R., Goyal, P., &amp; Huffman, M. D. (2015). Automating data extraction in systematic reviews: A systematic review. Systematic Reviews, 4(1), 78. https://doi.org/10.1186/s13643-015-0066-7</w:t>
      </w:r>
    </w:p>
    <w:p>
      <w:pPr>
        <w:pStyle w:val="Normal"/>
        <w:spacing w:before="0" w:after="160"/>
        <w:ind w:hanging="720" w:left="720"/>
        <w:jc w:val="both"/>
        <w:rPr/>
      </w:pPr>
      <w:r>
        <w:rPr/>
        <w:t>Kitchenham, B. A., Brereton, P., Turner, M., Niazi, M. K., Linkman, S., Pretorius, R., &amp; Budgen, D. (2010). Refining the systematic literature review process—Two participant-observer case studies. Empirical Software Engineering, 15(6), 618–653. https://doi.org/10.1007/s10664-010-9134-8</w:t>
      </w:r>
    </w:p>
    <w:p>
      <w:pPr>
        <w:pStyle w:val="Normal"/>
        <w:spacing w:before="0" w:after="160"/>
        <w:ind w:hanging="720" w:left="720"/>
        <w:jc w:val="both"/>
        <w:rPr/>
      </w:pPr>
      <w:r>
        <w:rPr/>
        <w:t>Lame, G. (2019). Systematic literature reviews: An introduction. Proceedings of the Design Society: International Conference on Engineering Design, 1(1), 1633–1642. https://doi.org/10.1017/dsi.2019.169</w:t>
      </w:r>
    </w:p>
    <w:p>
      <w:pPr>
        <w:pStyle w:val="Normal"/>
        <w:spacing w:before="0" w:after="160"/>
        <w:ind w:hanging="720" w:left="720"/>
        <w:jc w:val="both"/>
        <w:rPr/>
      </w:pPr>
      <w:r>
        <w:rPr/>
        <w:t>Marshall, I. J., &amp; Wallace, B. C. (2019). Toward systematic review automation: A practical guide to using machine learning tools in research synthesis. Systematic Reviews, 8(1), 163. https://doi.org/10.1186/s13643-019-1074-9</w:t>
      </w:r>
    </w:p>
    <w:p>
      <w:pPr>
        <w:pStyle w:val="Normal"/>
        <w:spacing w:before="0" w:after="160"/>
        <w:ind w:hanging="720" w:left="720"/>
        <w:jc w:val="both"/>
        <w:rPr/>
      </w:pPr>
      <w:r>
        <w:rPr/>
        <w:t>Nussbaumer-Streit, B., Ellen, M., Klerings, I., Sfetcu, R., Riva, N., Mahmić-Kaknjo, M., &amp; Gartlehner, G. (2021). Resource use during systematic review production varies widely: A scoping review. Journal of Clinical Epidemiology, 139, 287–296. https://doi.org/10.1016/j.jclinepi.2021.05.019</w:t>
      </w:r>
    </w:p>
    <w:p>
      <w:pPr>
        <w:pStyle w:val="Normal"/>
        <w:spacing w:before="0" w:after="160"/>
        <w:ind w:hanging="720" w:left="720"/>
        <w:jc w:val="both"/>
        <w:rPr/>
      </w:pPr>
      <w:r>
        <w:rPr/>
        <w:t>Parashar, G., Chaudhary, A., &amp; Rana, A. (2021). Systematic mapping study of AI/machine learning in healthcare and future directions. SN Computer Science, 2(6), 461. https://doi.org/10.1007/s42979-021-00848-6</w:t>
      </w:r>
    </w:p>
    <w:p>
      <w:pPr>
        <w:pStyle w:val="Normal"/>
        <w:spacing w:before="0" w:after="160"/>
        <w:ind w:hanging="720" w:left="720"/>
        <w:jc w:val="both"/>
        <w:rPr/>
      </w:pPr>
      <w:r>
        <w:rPr/>
        <w:t>Petersen, K., Feldt, R., Mujtaba, S., &amp; Mattsson, M. (2008). Systematic mapping studies in software engineering. 12th International Conference on Evaluation and Assessment in Software Engineering (EASE). https://doi.org/10.14236/ewic/EASE2008.8</w:t>
      </w:r>
    </w:p>
    <w:p>
      <w:pPr>
        <w:pStyle w:val="Normal"/>
        <w:spacing w:before="0" w:after="160"/>
        <w:ind w:hanging="720" w:left="720"/>
        <w:jc w:val="both"/>
        <w:rPr/>
      </w:pPr>
      <w:r>
        <w:rPr/>
        <w:t>Petersen, K., Vakkalanka, S., &amp; Kuzniarz, L. (2015). Guidelines for conducting systematic mapping studies in software engineering: An update. Information and Software Technology, 64, 1–18. https://doi.org/10.1016/j.infsof.2015.03.007</w:t>
      </w:r>
    </w:p>
    <w:p>
      <w:pPr>
        <w:pStyle w:val="Normal"/>
        <w:spacing w:before="0" w:after="160"/>
        <w:ind w:hanging="720" w:left="720"/>
        <w:jc w:val="both"/>
        <w:rPr/>
      </w:pPr>
      <w:r>
        <w:rPr/>
        <w:t>Rasheed, R. A., Kamsin, A., Abdullah, N. A., Zakari, A., &amp; Haruna, K. (2019). A systematic mapping study of empirical MOOC literature. IEEE Access, 7, 124809–124827. https://doi.org/10.1109/ACCESS.2019.2938561</w:t>
      </w:r>
    </w:p>
    <w:p>
      <w:pPr>
        <w:pStyle w:val="Normal"/>
        <w:spacing w:before="0" w:after="160"/>
        <w:ind w:hanging="720" w:left="720"/>
        <w:jc w:val="both"/>
        <w:rPr/>
      </w:pPr>
      <w:r>
        <w:rPr/>
        <w:t>Sundaram, G., &amp; Berleant, D. (2023). Automating systematic literature reviews with natural language processing and text mining: A systematic literature review. Proceedings of Eighth International Congress on Information and Communication Technology (Vol. 693, pp. 73–92). Springer Nature Singapore. https://doi.org/10.1007/978-981-99-3243-6_7</w:t>
      </w:r>
    </w:p>
    <w:p>
      <w:pPr>
        <w:pStyle w:val="Normal"/>
        <w:spacing w:before="0" w:after="160"/>
        <w:ind w:hanging="720" w:left="720"/>
        <w:jc w:val="both"/>
        <w:rPr/>
      </w:pPr>
      <w:r>
        <w:rPr/>
        <w:t>Tsou, A. Y., Treadwell, J. R., Erinoff, E., &amp; Schoelles, K. (2020). Machine learning for screening prioritization in systematic reviews: Comparative performance of Abstrackr and EPPI-Reviewer. Systematic Reviews, 9(1), 73. https://doi.org/10.1186/s13643-020-01324-7</w:t>
      </w:r>
    </w:p>
    <w:p>
      <w:pPr>
        <w:pStyle w:val="Normal"/>
        <w:spacing w:before="0" w:after="160"/>
        <w:ind w:hanging="720" w:left="720"/>
        <w:jc w:val="both"/>
        <w:rPr/>
      </w:pPr>
      <w:r>
        <w:rPr/>
        <w:t>Van Dinter, R., Tekinerdogan, B., &amp; Catal, C. (2021). Automation of systematic literature reviews: A systematic literature review. Information and Software Technology, 136, 106589. https://doi.org/10.1016/j.infsof.2021.106589</w:t>
      </w:r>
    </w:p>
    <w:p>
      <w:pPr>
        <w:pStyle w:val="Normal"/>
        <w:spacing w:before="0" w:after="160"/>
        <w:ind w:hanging="720" w:left="720"/>
        <w:jc w:val="both"/>
        <w:rPr/>
      </w:pPr>
      <w:r>
        <w:rPr/>
        <w:t>Wagner, G., Lukyanenko, R., &amp; Paré, G. (2022). Artificial intelligence and the conduct of literature reviews. Journal of Information Technology, 37(2), 209–226. https://doi.org/10.1177/02683962211048201</w:t>
      </w:r>
    </w:p>
    <w:p>
      <w:pPr>
        <w:pStyle w:val="Normal"/>
        <w:spacing w:before="0" w:after="160"/>
        <w:ind w:hanging="720" w:left="720"/>
        <w:jc w:val="both"/>
        <w:rPr/>
      </w:pPr>
      <w:r>
        <w:rPr/>
        <w:t>Weißer, T., Saßmannshausen, T., Ohrndorf, D., Burggräf, P., &amp; Wagner, J. (2020). A clustering approach for topic filtering within systematic literature reviews. MethodsX, 7, 100831. https://doi.org/10.1016/j.mex.2020.100831</w:t>
      </w:r>
    </w:p>
    <w:p>
      <w:pPr>
        <w:pStyle w:val="Normal"/>
        <w:spacing w:before="0" w:after="160"/>
        <w:ind w:hanging="720" w:left="720"/>
        <w:jc w:val="both"/>
        <w:rPr/>
      </w:pPr>
      <w:r>
        <w:rPr/>
        <w:t>Wewerka, J., &amp; Reichert, M. (2023). Robotic process automation—A systematic mapping study and classification framework. Enterprise Information Systems, 17(2). https://doi.org/10.1080/17517575.2021.1986862</w:t>
      </w:r>
    </w:p>
    <w:p>
      <w:pPr>
        <w:pStyle w:val="Normal"/>
        <w:spacing w:before="0" w:after="160"/>
        <w:jc w:val="both"/>
        <w:rPr/>
      </w:pPr>
      <w:r>
        <w:rPr/>
        <w:t>Wieringa, R., Maiden, N., Mead, N., &amp; Rolland, C. (2006). Requirements engineering paper classification and evaluation criteria: A proposal and a discussion. Requirements Engineering, 11(1), 102–107. https://doi.org/10.1007/s00766-005-0021-6</w:t>
      </w:r>
    </w:p>
    <w:p>
      <w:pPr>
        <w:pStyle w:val="Normal"/>
        <w:spacing w:before="0" w:after="160"/>
        <w:ind w:hanging="720" w:left="720"/>
        <w:jc w:val="both"/>
        <w:rPr/>
      </w:pPr>
      <w:r>
        <w:rPr/>
        <w:t>Wolny, S., Mazak, A., Carpella, C., Geist, V., &amp; Wimmer, M. (2020). Thirteen years of SysML: A systematic mapping study. Software and Systems Modeling, 19(1), 111–169. https://doi.org/10.1007/s10270-019-00735-y</w:t>
      </w:r>
    </w:p>
    <w:p>
      <w:pPr>
        <w:pStyle w:val="Normal"/>
        <w:spacing w:before="0" w:after="160"/>
        <w:ind w:hanging="720" w:left="720"/>
        <w:jc w:val="both"/>
        <w:rPr/>
      </w:pPr>
      <w:r>
        <w:rPr/>
        <w:t>Zhao, L., Alhoshan, W., Ferrari, A., Letsholo, K. J., Ajagbe, M. A., Chioasca, E.-V., &amp; Batista-Navarro, R. T. (2021). Natural language processing for requirements engineering: A systematic mapping study. ACM Computing Surveys, 54(3), 1–41. https://doi.org/10.1145/3444689</w:t>
      </w:r>
      <w:r>
        <w:br w:type="page"/>
      </w:r>
    </w:p>
    <w:p>
      <w:pPr>
        <w:pStyle w:val="Heading1"/>
        <w:spacing w:before="120" w:after="240"/>
        <w:jc w:val="center"/>
        <w:rPr/>
      </w:pPr>
      <w:bookmarkStart w:id="72" w:name="_Toc233635317"/>
      <w:r>
        <w:rPr/>
        <w:t>APPENDICES</w:t>
      </w:r>
      <w:bookmarkEnd w:id="72"/>
    </w:p>
    <w:p>
      <w:pPr>
        <w:pStyle w:val="Heading2"/>
        <w:rPr/>
      </w:pPr>
      <w:bookmarkStart w:id="73" w:name="_Toc233635318"/>
      <w:r>
        <w:rPr/>
        <w:t>Appendix I: Facet Category Definitions</w:t>
      </w:r>
      <w:bookmarkEnd w:id="73"/>
    </w:p>
    <w:p>
      <w:pPr>
        <w:pStyle w:val="Normal"/>
        <w:spacing w:before="0" w:after="160"/>
        <w:jc w:val="both"/>
        <w:rPr/>
      </w:pPr>
      <w:r>
        <w:rPr/>
        <w:t>The following condensed definitions, adapted from Wieringa et al. (2006) and Petersen et al. (2008) as applied by Binamungu and Maro (2023), are the definitions from which the anchor sentences of the facet assignment module and the codebook were written. A study is a solution proposal when it proposes a novel technique and argues for its relevance with a small example; validation research when the technique is investigated in a laboratory or controlled setting; evaluation research when the technique is implemented and evaluated in practice; an experience paper when it reports the authors' experience; a philosophical paper when it offers a conceptual framework or taxonomy; and an opinion paper when it states a position. Contribution type is assigned by the principal artefact or knowledge delivered: tool, method, process, model, metric or empirical insights. Evaluation method records the strongest form of evaluation present: example, case study, experiment, experience report, discussion, rigorous analysis or simulation. The reference study assigns more than one category where a paper warrants it.</w:t>
      </w:r>
    </w:p>
    <w:p>
      <w:pPr>
        <w:pStyle w:val="Heading2"/>
        <w:rPr/>
      </w:pPr>
      <w:bookmarkStart w:id="74" w:name="_Toc233635319"/>
      <w:r>
        <w:rPr/>
        <w:t>Appendix II: Pipeline Configuration Summary</w:t>
      </w:r>
      <w:bookmarkEnd w:id="74"/>
    </w:p>
    <w:tbl>
      <w:tblPr>
        <w:tblW w:w="9360" w:type="dxa"/>
        <w:jc w:val="left"/>
        <w:tblInd w:w="0" w:type="dxa"/>
        <w:tblLayout w:type="fixed"/>
        <w:tblCellMar>
          <w:top w:w="50" w:type="dxa"/>
          <w:left w:w="90" w:type="dxa"/>
          <w:bottom w:w="50" w:type="dxa"/>
          <w:right w:w="90" w:type="dxa"/>
        </w:tblCellMar>
        <w:tblLook w:val="0000" w:noHBand="0" w:noVBand="0" w:firstColumn="0" w:lastRow="0" w:lastColumn="0" w:firstRow="0"/>
      </w:tblPr>
      <w:tblGrid>
        <w:gridCol w:w="3599"/>
        <w:gridCol w:w="5760"/>
      </w:tblGrid>
      <w:tr>
        <w:trPr>
          <w:tblHeader w:val="true"/>
        </w:trPr>
        <w:tc>
          <w:tcPr>
            <w:tcW w:w="3599"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rPr/>
            </w:pPr>
            <w:r>
              <w:rPr>
                <w:b/>
                <w:bCs/>
                <w:color w:val="FFFFFF"/>
                <w:sz w:val="22"/>
                <w:szCs w:val="22"/>
              </w:rPr>
              <w:t>Component</w:t>
            </w:r>
          </w:p>
        </w:tc>
        <w:tc>
          <w:tcPr>
            <w:tcW w:w="576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Configuration</w:t>
            </w:r>
          </w:p>
        </w:tc>
      </w:tr>
      <w:tr>
        <w:trPr/>
        <w:tc>
          <w:tcPr>
            <w:tcW w:w="35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PDF parsing</w:t>
            </w:r>
          </w:p>
        </w:tc>
        <w:tc>
          <w:tcPr>
            <w:tcW w:w="57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pdfplumber 0.11.9; Tesseract 5.3.4 OCR at 200 dpi for image-only PDFs</w:t>
            </w:r>
          </w:p>
        </w:tc>
      </w:tr>
      <w:tr>
        <w:trPr/>
        <w:tc>
          <w:tcPr>
            <w:tcW w:w="35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Corpus</w:t>
            </w:r>
          </w:p>
        </w:tc>
        <w:tc>
          <w:tcPr>
            <w:tcW w:w="57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126 PDFs; 4 excluded with reasons; 122 processed (3 by OCR); manual labels for all 122</w:t>
            </w:r>
          </w:p>
        </w:tc>
      </w:tr>
      <w:tr>
        <w:trPr/>
        <w:tc>
          <w:tcPr>
            <w:tcW w:w="35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Facet assignment</w:t>
            </w:r>
          </w:p>
        </w:tc>
        <w:tc>
          <w:tcPr>
            <w:tcW w:w="57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Weighted cue phrases per category (Appendix IV); whole body text without references; confidence = score margin; review threshold 0.34; defaults: solution proposal / method / example</w:t>
            </w:r>
          </w:p>
        </w:tc>
      </w:tr>
      <w:tr>
        <w:trPr/>
        <w:tc>
          <w:tcPr>
            <w:tcW w:w="35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Lexical features</w:t>
            </w:r>
          </w:p>
        </w:tc>
        <w:tc>
          <w:tcPr>
            <w:tcW w:w="57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TF–IDF, unigrams + bigrams, min_df = 2, max 20,000 terms, sub-linear tf, English stop-words; first 3,000 words or whole body</w:t>
            </w:r>
          </w:p>
        </w:tc>
      </w:tr>
      <w:tr>
        <w:trPr/>
        <w:tc>
          <w:tcPr>
            <w:tcW w:w="35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Cue and section features</w:t>
            </w:r>
          </w:p>
        </w:tc>
        <w:tc>
          <w:tcPr>
            <w:tcW w:w="57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19 log-weighted cue counts; 15 section-heading indicators + log length</w:t>
            </w:r>
          </w:p>
        </w:tc>
      </w:tr>
      <w:tr>
        <w:trPr/>
        <w:tc>
          <w:tcPr>
            <w:tcW w:w="35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Semantic features (Colab)</w:t>
            </w:r>
          </w:p>
        </w:tc>
        <w:tc>
          <w:tcPr>
            <w:tcW w:w="57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Sentence-BERT all-MiniLM-L6-v2 (384-d) on title + abstract; appended to the feature sets when available</w:t>
            </w:r>
          </w:p>
        </w:tc>
      </w:tr>
      <w:tr>
        <w:trPr/>
        <w:tc>
          <w:tcPr>
            <w:tcW w:w="35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Facet classifiers</w:t>
            </w:r>
          </w:p>
        </w:tc>
        <w:tc>
          <w:tcPr>
            <w:tcW w:w="57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One-vs-rest Linear SVM (C = 0.5), Logistic Regression (C = 2), SGD hinge (α = 1e-4), all balanced class weights; Complement NB (α = 0.5); Nearest centroid (cosine)</w:t>
            </w:r>
          </w:p>
        </w:tc>
      </w:tr>
      <w:tr>
        <w:trPr/>
        <w:tc>
          <w:tcPr>
            <w:tcW w:w="35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Validation</w:t>
            </w:r>
          </w:p>
        </w:tc>
        <w:tc>
          <w:tcPr>
            <w:tcW w:w="57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Stratified 5-fold CV on the first manual label (rare categories pooled); selection by macro-F1; 5 repeated CVs for the winner</w:t>
            </w:r>
          </w:p>
        </w:tc>
      </w:tr>
      <w:tr>
        <w:trPr/>
        <w:tc>
          <w:tcPr>
            <w:tcW w:w="35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Thematic module</w:t>
            </w:r>
          </w:p>
        </w:tc>
        <w:tc>
          <w:tcPr>
            <w:tcW w:w="57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UMAP (cosine, min_dist 0; grid: 2 or 5 components × 10/15/30 neighbours) → k-means, k = 2–10 by silhouette; HDBSCAN (min_cluster_size 4–15) for comparison; c-TF–IDF descriptors</w:t>
            </w:r>
          </w:p>
        </w:tc>
      </w:tr>
      <w:tr>
        <w:trPr/>
        <w:tc>
          <w:tcPr>
            <w:tcW w:w="35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Metrics</w:t>
            </w:r>
          </w:p>
        </w:tc>
        <w:tc>
          <w:tcPr>
            <w:tcW w:w="57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Multi-label-aware accuracy, precision, recall, macro/micro/weighted F1; confusion matrices; distribution score (1 − MAE) and cosine; silhouette, diversity, C_v coherence; per-study time</w:t>
            </w:r>
          </w:p>
        </w:tc>
      </w:tr>
      <w:tr>
        <w:trPr/>
        <w:tc>
          <w:tcPr>
            <w:tcW w:w="35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Environment</w:t>
            </w:r>
          </w:p>
        </w:tc>
        <w:tc>
          <w:tcPr>
            <w:tcW w:w="576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Python 3.11.15; scikit-learn 1.8.0; pandas 3.0.2; numpy 2.4.4; umap-learn 0.5.12; seeds fixed (42)</w:t>
            </w:r>
          </w:p>
        </w:tc>
      </w:tr>
    </w:tbl>
    <w:p>
      <w:pPr>
        <w:pStyle w:val="Heading2"/>
        <w:rPr/>
      </w:pPr>
      <w:bookmarkStart w:id="75" w:name="_Toc233635320"/>
      <w:r>
        <w:rPr/>
        <w:t>Appendix III: Mapping of Objectives to Research Gaps and Chapters</w:t>
      </w:r>
      <w:bookmarkEnd w:id="75"/>
    </w:p>
    <w:tbl>
      <w:tblPr>
        <w:tblW w:w="9360" w:type="dxa"/>
        <w:jc w:val="left"/>
        <w:tblInd w:w="0" w:type="dxa"/>
        <w:tblLayout w:type="fixed"/>
        <w:tblCellMar>
          <w:top w:w="50" w:type="dxa"/>
          <w:left w:w="90" w:type="dxa"/>
          <w:bottom w:w="50" w:type="dxa"/>
          <w:right w:w="90" w:type="dxa"/>
        </w:tblCellMar>
        <w:tblLook w:val="0000" w:noHBand="0" w:noVBand="0" w:firstColumn="0" w:lastRow="0" w:lastColumn="0" w:firstRow="0"/>
      </w:tblPr>
      <w:tblGrid>
        <w:gridCol w:w="2299"/>
        <w:gridCol w:w="3000"/>
        <w:gridCol w:w="2201"/>
        <w:gridCol w:w="1859"/>
      </w:tblGrid>
      <w:tr>
        <w:trPr>
          <w:tblHeader w:val="true"/>
        </w:trPr>
        <w:tc>
          <w:tcPr>
            <w:tcW w:w="2299"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rPr/>
            </w:pPr>
            <w:r>
              <w:rPr>
                <w:b/>
                <w:bCs/>
                <w:color w:val="FFFFFF"/>
                <w:sz w:val="22"/>
                <w:szCs w:val="22"/>
              </w:rPr>
              <w:t>Objective</w:t>
            </w:r>
          </w:p>
        </w:tc>
        <w:tc>
          <w:tcPr>
            <w:tcW w:w="300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Gap addressed</w:t>
            </w:r>
          </w:p>
        </w:tc>
        <w:tc>
          <w:tcPr>
            <w:tcW w:w="2201"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Method</w:t>
            </w:r>
          </w:p>
        </w:tc>
        <w:tc>
          <w:tcPr>
            <w:tcW w:w="1859"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Results</w:t>
            </w:r>
          </w:p>
        </w:tc>
      </w:tr>
      <w:tr>
        <w:trPr/>
        <w:tc>
          <w:tcPr>
            <w:tcW w:w="22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1. Unified metadata features</w:t>
            </w:r>
          </w:p>
        </w:tc>
        <w:tc>
          <w:tcPr>
            <w:tcW w:w="30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Gap 1 (no unified framework)</w:t>
            </w:r>
          </w:p>
        </w:tc>
        <w:tc>
          <w:tcPr>
            <w:tcW w:w="22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§3.6, §3.8</w:t>
            </w:r>
          </w:p>
        </w:tc>
        <w:tc>
          <w:tcPr>
            <w:tcW w:w="18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§5.3, §5.7</w:t>
            </w:r>
          </w:p>
        </w:tc>
      </w:tr>
      <w:tr>
        <w:trPr/>
        <w:tc>
          <w:tcPr>
            <w:tcW w:w="22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2. Manually annotated dataset</w:t>
            </w:r>
          </w:p>
        </w:tc>
        <w:tc>
          <w:tcPr>
            <w:tcW w:w="30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Gap 2 (heterogeneous metadata, no shared manually annotated reference set)</w:t>
            </w:r>
          </w:p>
        </w:tc>
        <w:tc>
          <w:tcPr>
            <w:tcW w:w="22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§3.5, §3.18</w:t>
            </w:r>
          </w:p>
        </w:tc>
        <w:tc>
          <w:tcPr>
            <w:tcW w:w="18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§5.2</w:t>
            </w:r>
          </w:p>
        </w:tc>
      </w:tr>
      <w:tr>
        <w:trPr/>
        <w:tc>
          <w:tcPr>
            <w:tcW w:w="22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3. End-to-end pipeline</w:t>
            </w:r>
          </w:p>
        </w:tc>
        <w:tc>
          <w:tcPr>
            <w:tcW w:w="30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Gap 3 (no SMS-specific tool)</w:t>
            </w:r>
          </w:p>
        </w:tc>
        <w:tc>
          <w:tcPr>
            <w:tcW w:w="22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Ch. 4</w:t>
            </w:r>
          </w:p>
        </w:tc>
        <w:tc>
          <w:tcPr>
            <w:tcW w:w="18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§5.4–5.7</w:t>
            </w:r>
          </w:p>
        </w:tc>
      </w:tr>
      <w:tr>
        <w:trPr/>
        <w:tc>
          <w:tcPr>
            <w:tcW w:w="22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4. Evaluation vs. baseline</w:t>
            </w:r>
          </w:p>
        </w:tc>
        <w:tc>
          <w:tcPr>
            <w:tcW w:w="30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All gaps (validation)</w:t>
            </w:r>
          </w:p>
        </w:tc>
        <w:tc>
          <w:tcPr>
            <w:tcW w:w="22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§3.10, §3.16, §3.19</w:t>
            </w:r>
          </w:p>
        </w:tc>
        <w:tc>
          <w:tcPr>
            <w:tcW w:w="18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§5.4–5.9</w:t>
            </w:r>
          </w:p>
        </w:tc>
      </w:tr>
    </w:tbl>
    <w:p>
      <w:pPr>
        <w:pStyle w:val="Heading2"/>
        <w:rPr/>
      </w:pPr>
      <w:bookmarkStart w:id="76" w:name="_Toc233635321"/>
      <w:r>
        <w:rPr/>
        <w:t>Appendix IV: Facet Classification Codebook</w:t>
      </w:r>
      <w:bookmarkEnd w:id="76"/>
    </w:p>
    <w:p>
      <w:pPr>
        <w:pStyle w:val="Normal"/>
        <w:spacing w:before="0" w:after="160"/>
        <w:jc w:val="both"/>
        <w:rPr/>
      </w:pPr>
      <w:r>
        <w:rPr/>
        <w:t>The codebook below operationalises every category of the three facets as used by the facet assignment module and as defined in the reference mapping study. For each facet it states the category, an operational definition, the decision rule applied when a study could plausibly fall into more than one category, and representative textual cues, which illustrate how each category is expressed. The codebook was written before the manual labels were transcribed and held fixed thereafter, so that the automated labels and the manually annotated reference set were judged against an identical standard.</w:t>
      </w:r>
    </w:p>
    <w:p>
      <w:pPr>
        <w:pStyle w:val="Heading3"/>
        <w:rPr/>
      </w:pPr>
      <w:bookmarkStart w:id="77" w:name="_Toc233635322"/>
      <w:r>
        <w:rPr/>
        <w:t>Research Type Facet</w:t>
      </w:r>
      <w:bookmarkEnd w:id="77"/>
    </w:p>
    <w:tbl>
      <w:tblPr>
        <w:tblW w:w="9360" w:type="dxa"/>
        <w:jc w:val="left"/>
        <w:tblInd w:w="0" w:type="dxa"/>
        <w:tblLayout w:type="fixed"/>
        <w:tblCellMar>
          <w:top w:w="50" w:type="dxa"/>
          <w:left w:w="90" w:type="dxa"/>
          <w:bottom w:w="50" w:type="dxa"/>
          <w:right w:w="90" w:type="dxa"/>
        </w:tblCellMar>
        <w:tblLook w:val="0000" w:noHBand="0" w:noVBand="0" w:firstColumn="0" w:lastRow="0" w:lastColumn="0" w:firstRow="0"/>
      </w:tblPr>
      <w:tblGrid>
        <w:gridCol w:w="1900"/>
        <w:gridCol w:w="3559"/>
        <w:gridCol w:w="3901"/>
      </w:tblGrid>
      <w:tr>
        <w:trPr>
          <w:tblHeader w:val="true"/>
        </w:trPr>
        <w:tc>
          <w:tcPr>
            <w:tcW w:w="190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rPr/>
            </w:pPr>
            <w:r>
              <w:rPr>
                <w:b/>
                <w:bCs/>
                <w:color w:val="FFFFFF"/>
                <w:sz w:val="22"/>
                <w:szCs w:val="22"/>
              </w:rPr>
              <w:t>Category</w:t>
            </w:r>
          </w:p>
        </w:tc>
        <w:tc>
          <w:tcPr>
            <w:tcW w:w="3559"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Operational definition</w:t>
            </w:r>
          </w:p>
        </w:tc>
        <w:tc>
          <w:tcPr>
            <w:tcW w:w="3901"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Typical cue / decision rule</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Solution proposal</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Proposes a novel technique, method or tool and argues its relevance, usually with a small illustrative example.</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w:t>
            </w:r>
            <w:r>
              <w:rPr>
                <w:sz w:val="22"/>
                <w:szCs w:val="22"/>
              </w:rPr>
              <w:t>We propose…”, “this paper introduces…”; choose this when no empirical evaluation beyond an example is present.</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Validation research</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Investigates a proposed technique in a controlled or laboratory setting before deployment in practice.</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Experiments, simulations or prototypes evaluated by the authors; chosen over evaluation research when not yet used in real practice.</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Evaluation research</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Implements a technique in practice and evaluates its consequences in a real setting.</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Case studies or field studies in industry; choose when practitioners other than the authors apply the technique.</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Experience paper</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Reports the author’s personal experience of applying something in practice, without formal evaluation.</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w:t>
            </w:r>
            <w:r>
              <w:rPr>
                <w:sz w:val="22"/>
                <w:szCs w:val="22"/>
              </w:rPr>
              <w:t>in our experience”, lessons-learned framing without a controlled design.</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Opinion paper</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Expresses the author’s position without empirical content or systematic argument.</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Position statements, vision papers; chosen only when no data or technique is contributed.</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Philosophical paper</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Sketches a new way of looking at the field through a conceptual framework or taxonomy.</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Taxonomies, conceptual models presented as the principal contribution.</w:t>
            </w:r>
          </w:p>
        </w:tc>
      </w:tr>
    </w:tbl>
    <w:p>
      <w:pPr>
        <w:pStyle w:val="Heading3"/>
        <w:rPr/>
      </w:pPr>
      <w:bookmarkStart w:id="78" w:name="_Toc233635323"/>
      <w:r>
        <w:rPr/>
        <w:t>Contribution Type Facet</w:t>
      </w:r>
      <w:bookmarkEnd w:id="78"/>
    </w:p>
    <w:tbl>
      <w:tblPr>
        <w:tblW w:w="9360" w:type="dxa"/>
        <w:jc w:val="left"/>
        <w:tblInd w:w="0" w:type="dxa"/>
        <w:tblLayout w:type="fixed"/>
        <w:tblCellMar>
          <w:top w:w="50" w:type="dxa"/>
          <w:left w:w="90" w:type="dxa"/>
          <w:bottom w:w="50" w:type="dxa"/>
          <w:right w:w="90" w:type="dxa"/>
        </w:tblCellMar>
        <w:tblLook w:val="0000" w:noHBand="0" w:noVBand="0" w:firstColumn="0" w:lastRow="0" w:lastColumn="0" w:firstRow="0"/>
      </w:tblPr>
      <w:tblGrid>
        <w:gridCol w:w="1900"/>
        <w:gridCol w:w="3559"/>
        <w:gridCol w:w="3901"/>
      </w:tblGrid>
      <w:tr>
        <w:trPr>
          <w:tblHeader w:val="true"/>
        </w:trPr>
        <w:tc>
          <w:tcPr>
            <w:tcW w:w="190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rPr/>
            </w:pPr>
            <w:r>
              <w:rPr>
                <w:b/>
                <w:bCs/>
                <w:color w:val="FFFFFF"/>
                <w:sz w:val="22"/>
                <w:szCs w:val="22"/>
              </w:rPr>
              <w:t>Category</w:t>
            </w:r>
          </w:p>
        </w:tc>
        <w:tc>
          <w:tcPr>
            <w:tcW w:w="3559"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Operational definition</w:t>
            </w:r>
          </w:p>
        </w:tc>
        <w:tc>
          <w:tcPr>
            <w:tcW w:w="3901"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Typical cue / decision rule</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Tool</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 software artefact, prototype or implemented system is the principal contribution.</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"we implemented", "prototype", "plugin", tool, implementation, framework, platform, system; chosen when the artefact is the headline deliverable.</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Method / technique</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 reusable procedure or algorithm is the principal contribution.</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algorithm, method, technique, approach, procedure; chosen over "tool" when no implementation is delivered.</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Process</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An organised set of activities or a lifecycle is contributed.</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"set of activities", workflow, lifecycle, process, methodology.</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Model</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 conceptual or formal representation of a phenomenon is contributed.</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"formal model", "reference architecture", metamodel, ontology, model.</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Metric</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 measure or set of measures is the contribution.</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"quality attribute", metric, indicator, measure.</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Empirical insights</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Knowledge about BDD practice obtained from data (surveys, interviews, mining, experiments) is the contribution.</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"we observed", empirical, findings, insight, evidence.</w:t>
            </w:r>
          </w:p>
        </w:tc>
      </w:tr>
    </w:tbl>
    <w:p>
      <w:pPr>
        <w:pStyle w:val="Heading3"/>
        <w:rPr/>
      </w:pPr>
      <w:bookmarkStart w:id="79" w:name="_Toc233635324"/>
      <w:r>
        <w:rPr/>
        <w:t>Evaluation Method Facet</w:t>
      </w:r>
      <w:bookmarkEnd w:id="79"/>
    </w:p>
    <w:tbl>
      <w:tblPr>
        <w:tblW w:w="9360" w:type="dxa"/>
        <w:jc w:val="left"/>
        <w:tblInd w:w="0" w:type="dxa"/>
        <w:tblLayout w:type="fixed"/>
        <w:tblCellMar>
          <w:top w:w="50" w:type="dxa"/>
          <w:left w:w="90" w:type="dxa"/>
          <w:bottom w:w="50" w:type="dxa"/>
          <w:right w:w="90" w:type="dxa"/>
        </w:tblCellMar>
        <w:tblLook w:val="0000" w:noHBand="0" w:noVBand="0" w:firstColumn="0" w:lastRow="0" w:lastColumn="0" w:firstRow="0"/>
      </w:tblPr>
      <w:tblGrid>
        <w:gridCol w:w="1900"/>
        <w:gridCol w:w="3559"/>
        <w:gridCol w:w="3901"/>
      </w:tblGrid>
      <w:tr>
        <w:trPr>
          <w:tblHeader w:val="true"/>
        </w:trPr>
        <w:tc>
          <w:tcPr>
            <w:tcW w:w="190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rPr/>
            </w:pPr>
            <w:r>
              <w:rPr>
                <w:b/>
                <w:bCs/>
                <w:color w:val="FFFFFF"/>
                <w:sz w:val="22"/>
                <w:szCs w:val="22"/>
              </w:rPr>
              <w:t>Category</w:t>
            </w:r>
          </w:p>
        </w:tc>
        <w:tc>
          <w:tcPr>
            <w:tcW w:w="3559"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Operational definition</w:t>
            </w:r>
          </w:p>
        </w:tc>
        <w:tc>
          <w:tcPr>
            <w:tcW w:w="3901"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Typical cue / decision rule</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Experiment</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Controlled study manipulating variables with quantitative analysis.</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"controlled experiment", "empirical study", experiment, participants.</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Case study</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In-depth study of a phenomenon within its real context.</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"case study", "case studies", "industrial case", "field study".</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Simulation</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Evaluation through a model that imitates the system of interest.</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"synthetic workload", "we simulate", simulation, simulated.</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Rigorous analysis</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Formal or analytical argument establishing properties.</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"formal verification", "mathematical proof", "complexity analysis", "formal proof", "we prove", theorem.</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Discussion</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Qualitative argument about strengths and weaknesses.</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"qualitative analysis", "we discuss", "we argue", discussion.</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Example</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 worked example illustrates feasibility only.</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"proof of concept", "worked example", "running example", "we demonstrate", illustrative, illustrate, example.</w:t>
            </w:r>
          </w:p>
        </w:tc>
      </w:tr>
      <w:tr>
        <w:trPr/>
        <w:tc>
          <w:tcPr>
            <w:tcW w:w="19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Experience report</w:t>
            </w:r>
          </w:p>
        </w:tc>
        <w:tc>
          <w:tcPr>
            <w:tcW w:w="35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Reflection on the authors' own use of BDD in practice.</w:t>
            </w:r>
          </w:p>
        </w:tc>
        <w:tc>
          <w:tcPr>
            <w:tcW w:w="39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"experience report", "lessons learned", "industrial experience".</w:t>
            </w:r>
          </w:p>
        </w:tc>
      </w:tr>
    </w:tbl>
    <w:p>
      <w:pPr>
        <w:pStyle w:val="Heading2"/>
        <w:rPr/>
      </w:pPr>
      <w:bookmarkStart w:id="80" w:name="_Toc233635325"/>
      <w:r>
        <w:rPr/>
        <w:t>Appendix V: Sample of Extraction Records with Manual Labels</w:t>
      </w:r>
      <w:bookmarkEnd w:id="80"/>
    </w:p>
    <w:p>
      <w:pPr>
        <w:pStyle w:val="Normal"/>
        <w:spacing w:before="0" w:after="160"/>
        <w:jc w:val="both"/>
        <w:rPr/>
      </w:pPr>
      <w:r>
        <w:rPr/>
        <w:t>The following table presents a sample of records from the actual pipeline output (manual_evaluation_per_paper.csv), illustrating the structured data the pipeline produces for each primary study next to the categories published by the reference study. Titles are abbreviated for space; the identifier is the reference number in Binamungu and Maro (2023). A tick marks agreement with the manual label. The sample reflects the real distribution reported in Chapter Five and the real error pattern: agreement is common on the research type and evaluation method of phrase-marked studies and rarer on the contribution type.</w:t>
      </w:r>
    </w:p>
    <w:tbl>
      <w:tblPr>
        <w:tblW w:w="9360" w:type="dxa"/>
        <w:jc w:val="left"/>
        <w:tblInd w:w="0" w:type="dxa"/>
        <w:tblLayout w:type="fixed"/>
        <w:tblCellMar>
          <w:top w:w="50" w:type="dxa"/>
          <w:left w:w="90" w:type="dxa"/>
          <w:bottom w:w="50" w:type="dxa"/>
          <w:right w:w="90" w:type="dxa"/>
        </w:tblCellMar>
        <w:tblLook w:val="0000" w:noHBand="0" w:noVBand="0" w:firstColumn="0" w:lastRow="0" w:lastColumn="0" w:firstRow="0"/>
      </w:tblPr>
      <w:tblGrid>
        <w:gridCol w:w="825"/>
        <w:gridCol w:w="3045"/>
        <w:gridCol w:w="1983"/>
        <w:gridCol w:w="1838"/>
        <w:gridCol w:w="1669"/>
      </w:tblGrid>
      <w:tr>
        <w:trPr>
          <w:tblHeader w:val="true"/>
        </w:trPr>
        <w:tc>
          <w:tcPr>
            <w:tcW w:w="825"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rPr/>
            </w:pPr>
            <w:r>
              <w:rPr>
                <w:b/>
                <w:bCs/>
                <w:color w:val="FFFFFF"/>
                <w:sz w:val="22"/>
                <w:szCs w:val="22"/>
              </w:rPr>
              <w:t>Ref.</w:t>
            </w:r>
          </w:p>
        </w:tc>
        <w:tc>
          <w:tcPr>
            <w:tcW w:w="3045"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Title (abbreviated)</w:t>
            </w:r>
          </w:p>
        </w:tc>
        <w:tc>
          <w:tcPr>
            <w:tcW w:w="1983"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Research type (manual)</w:t>
            </w:r>
          </w:p>
        </w:tc>
        <w:tc>
          <w:tcPr>
            <w:tcW w:w="1838"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Contribution (manual)</w:t>
            </w:r>
          </w:p>
        </w:tc>
        <w:tc>
          <w:tcPr>
            <w:tcW w:w="1669"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Evaluation (manual)</w:t>
            </w:r>
          </w:p>
        </w:tc>
      </w:tr>
      <w:tr>
        <w:trPr/>
        <w:tc>
          <w:tcPr>
            <w:tcW w:w="82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3</w:t>
            </w:r>
          </w:p>
        </w:tc>
        <w:tc>
          <w:tcPr>
            <w:tcW w:w="304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Maintaining behaviour driven developme…</w:t>
            </w:r>
          </w:p>
        </w:tc>
        <w:tc>
          <w:tcPr>
            <w:tcW w:w="198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Evaluation Research ✓ (Evaluation Research)</w:t>
            </w:r>
          </w:p>
        </w:tc>
        <w:tc>
          <w:tcPr>
            <w:tcW w:w="183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Process ✗ (Empirical Insights)</w:t>
            </w:r>
          </w:p>
        </w:tc>
        <w:tc>
          <w:tcPr>
            <w:tcW w:w="16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Experiment ✗ (Case Study)</w:t>
            </w:r>
          </w:p>
        </w:tc>
      </w:tr>
      <w:tr>
        <w:trPr/>
        <w:tc>
          <w:tcPr>
            <w:tcW w:w="82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12</w:t>
            </w:r>
          </w:p>
        </w:tc>
        <w:tc>
          <w:tcPr>
            <w:tcW w:w="304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Behavior-driven development: A case st…</w:t>
            </w:r>
          </w:p>
        </w:tc>
        <w:tc>
          <w:tcPr>
            <w:tcW w:w="198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Evaluation Research ✓ (Validation Research|Evaluation Research)</w:t>
            </w:r>
          </w:p>
        </w:tc>
        <w:tc>
          <w:tcPr>
            <w:tcW w:w="183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Tool ✗ (Empirical Insights)</w:t>
            </w:r>
          </w:p>
        </w:tc>
        <w:tc>
          <w:tcPr>
            <w:tcW w:w="16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Experiment ✗ (Case Study)</w:t>
            </w:r>
          </w:p>
        </w:tc>
      </w:tr>
      <w:tr>
        <w:trPr/>
        <w:tc>
          <w:tcPr>
            <w:tcW w:w="82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14</w:t>
            </w:r>
          </w:p>
        </w:tc>
        <w:tc>
          <w:tcPr>
            <w:tcW w:w="304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Combining STPA and BDD for safety anal…</w:t>
            </w:r>
          </w:p>
        </w:tc>
        <w:tc>
          <w:tcPr>
            <w:tcW w:w="198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Solution Proposal ✗ (Validation Research)</w:t>
            </w:r>
          </w:p>
        </w:tc>
        <w:tc>
          <w:tcPr>
            <w:tcW w:w="183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Process ✓ (Process)</w:t>
            </w:r>
          </w:p>
        </w:tc>
        <w:tc>
          <w:tcPr>
            <w:tcW w:w="16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Example ✓ (Example)</w:t>
            </w:r>
          </w:p>
        </w:tc>
      </w:tr>
      <w:tr>
        <w:trPr/>
        <w:tc>
          <w:tcPr>
            <w:tcW w:w="82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16</w:t>
            </w:r>
          </w:p>
        </w:tc>
        <w:tc>
          <w:tcPr>
            <w:tcW w:w="304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Executable requirements in a safety-cr…</w:t>
            </w:r>
          </w:p>
        </w:tc>
        <w:tc>
          <w:tcPr>
            <w:tcW w:w="198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Experience Papers ✗ (Solution Proposal)</w:t>
            </w:r>
          </w:p>
        </w:tc>
        <w:tc>
          <w:tcPr>
            <w:tcW w:w="183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Tool ✓ (Tool)</w:t>
            </w:r>
          </w:p>
        </w:tc>
        <w:tc>
          <w:tcPr>
            <w:tcW w:w="16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Experience Report ✗ (Example)</w:t>
            </w:r>
          </w:p>
        </w:tc>
      </w:tr>
      <w:tr>
        <w:trPr/>
        <w:tc>
          <w:tcPr>
            <w:tcW w:w="82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17</w:t>
            </w:r>
          </w:p>
        </w:tc>
        <w:tc>
          <w:tcPr>
            <w:tcW w:w="304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Scenarios in the loop: integrated requ…</w:t>
            </w:r>
          </w:p>
        </w:tc>
        <w:tc>
          <w:tcPr>
            <w:tcW w:w="198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Validation Research ✓ (Validation Research)</w:t>
            </w:r>
          </w:p>
        </w:tc>
        <w:tc>
          <w:tcPr>
            <w:tcW w:w="183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Model ✗ (Process)</w:t>
            </w:r>
          </w:p>
        </w:tc>
        <w:tc>
          <w:tcPr>
            <w:tcW w:w="16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Simulation ✗ (Example)</w:t>
            </w:r>
          </w:p>
        </w:tc>
      </w:tr>
      <w:tr>
        <w:trPr/>
        <w:tc>
          <w:tcPr>
            <w:tcW w:w="82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18</w:t>
            </w:r>
          </w:p>
        </w:tc>
        <w:tc>
          <w:tcPr>
            <w:tcW w:w="304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Speed up BDD for safety verification i…</w:t>
            </w:r>
          </w:p>
        </w:tc>
        <w:tc>
          <w:tcPr>
            <w:tcW w:w="198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Validation Research ✓ (Validation Research)</w:t>
            </w:r>
          </w:p>
        </w:tc>
        <w:tc>
          <w:tcPr>
            <w:tcW w:w="183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Tool ✓ (Tool|Empirical Insights)</w:t>
            </w:r>
          </w:p>
        </w:tc>
        <w:tc>
          <w:tcPr>
            <w:tcW w:w="16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Experiment ✓ (Experiment)</w:t>
            </w:r>
          </w:p>
        </w:tc>
      </w:tr>
      <w:tr>
        <w:trPr/>
        <w:tc>
          <w:tcPr>
            <w:tcW w:w="82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19</w:t>
            </w:r>
          </w:p>
        </w:tc>
        <w:tc>
          <w:tcPr>
            <w:tcW w:w="304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 formal ontology for describing inter…</w:t>
            </w:r>
          </w:p>
        </w:tc>
        <w:tc>
          <w:tcPr>
            <w:tcW w:w="198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Evaluation Research ✗ (Solution Proposal)</w:t>
            </w:r>
          </w:p>
        </w:tc>
        <w:tc>
          <w:tcPr>
            <w:tcW w:w="183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Model ✓ (Model)</w:t>
            </w:r>
          </w:p>
        </w:tc>
        <w:tc>
          <w:tcPr>
            <w:tcW w:w="16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Example ✓ (Example)</w:t>
            </w:r>
          </w:p>
        </w:tc>
      </w:tr>
      <w:tr>
        <w:trPr/>
        <w:tc>
          <w:tcPr>
            <w:tcW w:w="82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20</w:t>
            </w:r>
          </w:p>
        </w:tc>
        <w:tc>
          <w:tcPr>
            <w:tcW w:w="304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 model-driven approach for behavior-d…</w:t>
            </w:r>
          </w:p>
        </w:tc>
        <w:tc>
          <w:tcPr>
            <w:tcW w:w="198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Validation Research ✗ (Evaluation Research)</w:t>
            </w:r>
          </w:p>
        </w:tc>
        <w:tc>
          <w:tcPr>
            <w:tcW w:w="183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Method ✗ (Process|Tool)</w:t>
            </w:r>
          </w:p>
        </w:tc>
        <w:tc>
          <w:tcPr>
            <w:tcW w:w="16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Experiment ✓ (Experiment)</w:t>
            </w:r>
          </w:p>
        </w:tc>
      </w:tr>
      <w:tr>
        <w:trPr/>
        <w:tc>
          <w:tcPr>
            <w:tcW w:w="82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22</w:t>
            </w:r>
          </w:p>
        </w:tc>
        <w:tc>
          <w:tcPr>
            <w:tcW w:w="304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Augmented system verification using au…</w:t>
            </w:r>
          </w:p>
        </w:tc>
        <w:tc>
          <w:tcPr>
            <w:tcW w:w="198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Validation Research ✗ (Solution Proposal)</w:t>
            </w:r>
          </w:p>
        </w:tc>
        <w:tc>
          <w:tcPr>
            <w:tcW w:w="183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Tool ✗ (Method)</w:t>
            </w:r>
          </w:p>
        </w:tc>
        <w:tc>
          <w:tcPr>
            <w:tcW w:w="16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Example ✓ (Example)</w:t>
            </w:r>
          </w:p>
        </w:tc>
      </w:tr>
      <w:tr>
        <w:trPr/>
        <w:tc>
          <w:tcPr>
            <w:tcW w:w="82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23</w:t>
            </w:r>
          </w:p>
        </w:tc>
        <w:tc>
          <w:tcPr>
            <w:tcW w:w="304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Behavior-driven development (BDD) Cucu…</w:t>
            </w:r>
          </w:p>
        </w:tc>
        <w:tc>
          <w:tcPr>
            <w:tcW w:w="198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Solution Proposal ✗ (Experience Papers)</w:t>
            </w:r>
          </w:p>
        </w:tc>
        <w:tc>
          <w:tcPr>
            <w:tcW w:w="183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Tool ✗ (Empirical Insights)</w:t>
            </w:r>
          </w:p>
        </w:tc>
        <w:tc>
          <w:tcPr>
            <w:tcW w:w="16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Discussion ✗ (Experience Report)</w:t>
            </w:r>
          </w:p>
        </w:tc>
      </w:tr>
      <w:tr>
        <w:trPr/>
        <w:tc>
          <w:tcPr>
            <w:tcW w:w="82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24</w:t>
            </w:r>
          </w:p>
        </w:tc>
        <w:tc>
          <w:tcPr>
            <w:tcW w:w="304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Ensuring the consistency between user …</w:t>
            </w:r>
          </w:p>
        </w:tc>
        <w:tc>
          <w:tcPr>
            <w:tcW w:w="198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Evaluation Research ✗ (Validation Research)</w:t>
            </w:r>
          </w:p>
        </w:tc>
        <w:tc>
          <w:tcPr>
            <w:tcW w:w="183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Tool ✗ (Process)</w:t>
            </w:r>
          </w:p>
        </w:tc>
        <w:tc>
          <w:tcPr>
            <w:tcW w:w="16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Case Study ✓ (Case Study)</w:t>
            </w:r>
          </w:p>
        </w:tc>
      </w:tr>
      <w:tr>
        <w:trPr/>
        <w:tc>
          <w:tcPr>
            <w:tcW w:w="82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26</w:t>
            </w:r>
          </w:p>
        </w:tc>
        <w:tc>
          <w:tcPr>
            <w:tcW w:w="304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Towards behavior-driven graphical user…</w:t>
            </w:r>
          </w:p>
        </w:tc>
        <w:tc>
          <w:tcPr>
            <w:tcW w:w="198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Validation Research ✗ (Evaluation Research)</w:t>
            </w:r>
          </w:p>
        </w:tc>
        <w:tc>
          <w:tcPr>
            <w:tcW w:w="183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Method ✗ (Tool)</w:t>
            </w:r>
          </w:p>
        </w:tc>
        <w:tc>
          <w:tcPr>
            <w:tcW w:w="16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Experiment ✓ (Experiment)</w:t>
            </w:r>
          </w:p>
        </w:tc>
      </w:tr>
      <w:tr>
        <w:trPr/>
        <w:tc>
          <w:tcPr>
            <w:tcW w:w="82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27</w:t>
            </w:r>
          </w:p>
        </w:tc>
        <w:tc>
          <w:tcPr>
            <w:tcW w:w="304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SS-BDD: automated acceptance testing f…</w:t>
            </w:r>
          </w:p>
        </w:tc>
        <w:tc>
          <w:tcPr>
            <w:tcW w:w="198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Solution Proposal ✗ (Validation Research)</w:t>
            </w:r>
          </w:p>
        </w:tc>
        <w:tc>
          <w:tcPr>
            <w:tcW w:w="183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Tool ✗ (Process)</w:t>
            </w:r>
          </w:p>
        </w:tc>
        <w:tc>
          <w:tcPr>
            <w:tcW w:w="16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Example ✓ (Example)</w:t>
            </w:r>
          </w:p>
        </w:tc>
      </w:tr>
      <w:tr>
        <w:trPr/>
        <w:tc>
          <w:tcPr>
            <w:tcW w:w="82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28</w:t>
            </w:r>
          </w:p>
        </w:tc>
        <w:tc>
          <w:tcPr>
            <w:tcW w:w="304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Behaviour-driven requirements engineer…</w:t>
            </w:r>
          </w:p>
        </w:tc>
        <w:tc>
          <w:tcPr>
            <w:tcW w:w="198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Solution Proposal ✓ (Solution Proposal)</w:t>
            </w:r>
          </w:p>
        </w:tc>
        <w:tc>
          <w:tcPr>
            <w:tcW w:w="183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Method ✗ (Model|Process)</w:t>
            </w:r>
          </w:p>
        </w:tc>
        <w:tc>
          <w:tcPr>
            <w:tcW w:w="16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Experiment ✗ (Discussion)</w:t>
            </w:r>
          </w:p>
        </w:tc>
      </w:tr>
      <w:tr>
        <w:trPr/>
        <w:tc>
          <w:tcPr>
            <w:tcW w:w="82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30</w:t>
            </w:r>
          </w:p>
        </w:tc>
        <w:tc>
          <w:tcPr>
            <w:tcW w:w="304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Using behaviour-driven requirements en…</w:t>
            </w:r>
          </w:p>
        </w:tc>
        <w:tc>
          <w:tcPr>
            <w:tcW w:w="198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Evaluation Research ✗ (Validation Research)</w:t>
            </w:r>
          </w:p>
        </w:tc>
        <w:tc>
          <w:tcPr>
            <w:tcW w:w="183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Method ✗ (Process|Empirical Insights)</w:t>
            </w:r>
          </w:p>
        </w:tc>
        <w:tc>
          <w:tcPr>
            <w:tcW w:w="16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Experiment ✗ (Case Study)</w:t>
            </w:r>
          </w:p>
        </w:tc>
      </w:tr>
      <w:tr>
        <w:trPr/>
        <w:tc>
          <w:tcPr>
            <w:tcW w:w="82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33</w:t>
            </w:r>
          </w:p>
        </w:tc>
        <w:tc>
          <w:tcPr>
            <w:tcW w:w="3045"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Legislation-driven development of a gi…</w:t>
            </w:r>
          </w:p>
        </w:tc>
        <w:tc>
          <w:tcPr>
            <w:tcW w:w="198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Solution Proposal ✗ (Evaluation Research)</w:t>
            </w:r>
          </w:p>
        </w:tc>
        <w:tc>
          <w:tcPr>
            <w:tcW w:w="183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Model ✓ (Model|Empirical Insights)</w:t>
            </w:r>
          </w:p>
        </w:tc>
        <w:tc>
          <w:tcPr>
            <w:tcW w:w="16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Example ✗ (Case Study)</w:t>
            </w:r>
          </w:p>
        </w:tc>
      </w:tr>
    </w:tbl>
    <w:p>
      <w:pPr>
        <w:pStyle w:val="Heading2"/>
        <w:rPr/>
      </w:pPr>
      <w:bookmarkStart w:id="81" w:name="_Toc233635326"/>
      <w:r>
        <w:rPr/>
        <w:t>Appendix VI: Hyperparameter Search Spaces</w:t>
      </w:r>
      <w:bookmarkEnd w:id="81"/>
    </w:p>
    <w:p>
      <w:pPr>
        <w:pStyle w:val="Normal"/>
        <w:spacing w:before="0" w:after="160"/>
        <w:jc w:val="both"/>
        <w:rPr/>
      </w:pPr>
      <w:r>
        <w:rPr/>
        <w:t>The supervised evaluation used the configurations below. Best configurations were selected by macro-averaged F1 under stratified five-fold cross-validation; the classifiers used fixed settings rather than an exhaustive grid search, so the "Used" column records the operative values and the ranges are offered as the space for future tuning. The thematic settings are those of the configuration search of Section 4.8.</w:t>
      </w:r>
    </w:p>
    <w:tbl>
      <w:tblPr>
        <w:tblW w:w="9360" w:type="dxa"/>
        <w:jc w:val="left"/>
        <w:tblInd w:w="0" w:type="dxa"/>
        <w:tblLayout w:type="fixed"/>
        <w:tblCellMar>
          <w:top w:w="50" w:type="dxa"/>
          <w:left w:w="90" w:type="dxa"/>
          <w:bottom w:w="50" w:type="dxa"/>
          <w:right w:w="90" w:type="dxa"/>
        </w:tblCellMar>
        <w:tblLook w:val="0000" w:noHBand="0" w:noVBand="0" w:firstColumn="0" w:lastRow="0" w:lastColumn="0" w:firstRow="0"/>
      </w:tblPr>
      <w:tblGrid>
        <w:gridCol w:w="2399"/>
        <w:gridCol w:w="2201"/>
        <w:gridCol w:w="2800"/>
        <w:gridCol w:w="1959"/>
      </w:tblGrid>
      <w:tr>
        <w:trPr>
          <w:tblHeader w:val="true"/>
        </w:trPr>
        <w:tc>
          <w:tcPr>
            <w:tcW w:w="2399"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rPr/>
            </w:pPr>
            <w:r>
              <w:rPr>
                <w:b/>
                <w:bCs/>
                <w:color w:val="FFFFFF"/>
                <w:sz w:val="22"/>
                <w:szCs w:val="22"/>
              </w:rPr>
              <w:t>Component</w:t>
            </w:r>
          </w:p>
        </w:tc>
        <w:tc>
          <w:tcPr>
            <w:tcW w:w="2201"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Hyperparameter</w:t>
            </w:r>
          </w:p>
        </w:tc>
        <w:tc>
          <w:tcPr>
            <w:tcW w:w="280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Range (future tuning)</w:t>
            </w:r>
          </w:p>
        </w:tc>
        <w:tc>
          <w:tcPr>
            <w:tcW w:w="1959"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Used</w:t>
            </w:r>
          </w:p>
        </w:tc>
      </w:tr>
      <w:tr>
        <w:trPr/>
        <w:tc>
          <w:tcPr>
            <w:tcW w:w="23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Linear SVM</w:t>
            </w:r>
          </w:p>
        </w:tc>
        <w:tc>
          <w:tcPr>
            <w:tcW w:w="22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C</w:t>
            </w:r>
          </w:p>
        </w:tc>
        <w:tc>
          <w:tcPr>
            <w:tcW w:w="2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0.1, 0.5, 1, 10</w:t>
            </w:r>
          </w:p>
        </w:tc>
        <w:tc>
          <w:tcPr>
            <w:tcW w:w="19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0.5</w:t>
            </w:r>
          </w:p>
        </w:tc>
      </w:tr>
      <w:tr>
        <w:trPr/>
        <w:tc>
          <w:tcPr>
            <w:tcW w:w="23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Logistic regression</w:t>
            </w:r>
          </w:p>
        </w:tc>
        <w:tc>
          <w:tcPr>
            <w:tcW w:w="22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C / max_iter</w:t>
            </w:r>
          </w:p>
        </w:tc>
        <w:tc>
          <w:tcPr>
            <w:tcW w:w="2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0.5, 1, 2, 5 / —</w:t>
            </w:r>
          </w:p>
        </w:tc>
        <w:tc>
          <w:tcPr>
            <w:tcW w:w="19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2 / 3000</w:t>
            </w:r>
          </w:p>
        </w:tc>
      </w:tr>
      <w:tr>
        <w:trPr/>
        <w:tc>
          <w:tcPr>
            <w:tcW w:w="23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SGD (hinge)</w:t>
            </w:r>
          </w:p>
        </w:tc>
        <w:tc>
          <w:tcPr>
            <w:tcW w:w="22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alpha</w:t>
            </w:r>
          </w:p>
        </w:tc>
        <w:tc>
          <w:tcPr>
            <w:tcW w:w="2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1e-5, 1e-4, 1e-3</w:t>
            </w:r>
          </w:p>
        </w:tc>
        <w:tc>
          <w:tcPr>
            <w:tcW w:w="19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1e-4</w:t>
            </w:r>
          </w:p>
        </w:tc>
      </w:tr>
      <w:tr>
        <w:trPr/>
        <w:tc>
          <w:tcPr>
            <w:tcW w:w="23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Complement NB</w:t>
            </w:r>
          </w:p>
        </w:tc>
        <w:tc>
          <w:tcPr>
            <w:tcW w:w="22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alpha</w:t>
            </w:r>
          </w:p>
        </w:tc>
        <w:tc>
          <w:tcPr>
            <w:tcW w:w="2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0.1, 0.5, 1.0</w:t>
            </w:r>
          </w:p>
        </w:tc>
        <w:tc>
          <w:tcPr>
            <w:tcW w:w="19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0.5</w:t>
            </w:r>
          </w:p>
        </w:tc>
      </w:tr>
      <w:tr>
        <w:trPr/>
        <w:tc>
          <w:tcPr>
            <w:tcW w:w="23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All linear models</w:t>
            </w:r>
          </w:p>
        </w:tc>
        <w:tc>
          <w:tcPr>
            <w:tcW w:w="22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class_weight</w:t>
            </w:r>
          </w:p>
        </w:tc>
        <w:tc>
          <w:tcPr>
            <w:tcW w:w="2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none, balanced</w:t>
            </w:r>
          </w:p>
        </w:tc>
        <w:tc>
          <w:tcPr>
            <w:tcW w:w="19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balanced</w:t>
            </w:r>
          </w:p>
        </w:tc>
      </w:tr>
      <w:tr>
        <w:trPr/>
        <w:tc>
          <w:tcPr>
            <w:tcW w:w="23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TF–IDF</w:t>
            </w:r>
          </w:p>
        </w:tc>
        <w:tc>
          <w:tcPr>
            <w:tcW w:w="22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ngram_range / min_df / max_features</w:t>
            </w:r>
          </w:p>
        </w:tc>
        <w:tc>
          <w:tcPr>
            <w:tcW w:w="2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(1,1), (1,2) / 1, 2, 5 / 5k, 20k</w:t>
            </w:r>
          </w:p>
        </w:tc>
        <w:tc>
          <w:tcPr>
            <w:tcW w:w="19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(1,2) / 2 / 20,000</w:t>
            </w:r>
          </w:p>
        </w:tc>
      </w:tr>
      <w:tr>
        <w:trPr/>
        <w:tc>
          <w:tcPr>
            <w:tcW w:w="23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TF–IDF</w:t>
            </w:r>
          </w:p>
        </w:tc>
        <w:tc>
          <w:tcPr>
            <w:tcW w:w="22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text window</w:t>
            </w:r>
          </w:p>
        </w:tc>
        <w:tc>
          <w:tcPr>
            <w:tcW w:w="2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abstract, first 3,000 words, whole body</w:t>
            </w:r>
          </w:p>
        </w:tc>
        <w:tc>
          <w:tcPr>
            <w:tcW w:w="19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first 3,000 words and whole body</w:t>
            </w:r>
          </w:p>
        </w:tc>
      </w:tr>
      <w:tr>
        <w:trPr/>
        <w:tc>
          <w:tcPr>
            <w:tcW w:w="23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Facet assignment</w:t>
            </w:r>
          </w:p>
        </w:tc>
        <w:tc>
          <w:tcPr>
            <w:tcW w:w="22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review threshold</w:t>
            </w:r>
          </w:p>
        </w:tc>
        <w:tc>
          <w:tcPr>
            <w:tcW w:w="2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0.2–0.5</w:t>
            </w:r>
          </w:p>
        </w:tc>
        <w:tc>
          <w:tcPr>
            <w:tcW w:w="19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0.34</w:t>
            </w:r>
          </w:p>
        </w:tc>
      </w:tr>
      <w:tr>
        <w:trPr/>
        <w:tc>
          <w:tcPr>
            <w:tcW w:w="23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UMAP</w:t>
            </w:r>
          </w:p>
        </w:tc>
        <w:tc>
          <w:tcPr>
            <w:tcW w:w="22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n_components / n_neighbors</w:t>
            </w:r>
          </w:p>
        </w:tc>
        <w:tc>
          <w:tcPr>
            <w:tcW w:w="2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2, 5 / 10, 15, 30</w:t>
            </w:r>
          </w:p>
        </w:tc>
        <w:tc>
          <w:tcPr>
            <w:tcW w:w="19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selected by silhouette</w:t>
            </w:r>
          </w:p>
        </w:tc>
      </w:tr>
      <w:tr>
        <w:trPr/>
        <w:tc>
          <w:tcPr>
            <w:tcW w:w="23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k-means</w:t>
            </w:r>
          </w:p>
        </w:tc>
        <w:tc>
          <w:tcPr>
            <w:tcW w:w="22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k</w:t>
            </w:r>
          </w:p>
        </w:tc>
        <w:tc>
          <w:tcPr>
            <w:tcW w:w="2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2–10</w:t>
            </w:r>
          </w:p>
        </w:tc>
        <w:tc>
          <w:tcPr>
            <w:tcW w:w="19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selected by silhouette</w:t>
            </w:r>
          </w:p>
        </w:tc>
      </w:tr>
      <w:tr>
        <w:trPr/>
        <w:tc>
          <w:tcPr>
            <w:tcW w:w="23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HDBSCAN (comparison)</w:t>
            </w:r>
          </w:p>
        </w:tc>
        <w:tc>
          <w:tcPr>
            <w:tcW w:w="22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min_cluster_size</w:t>
            </w:r>
          </w:p>
        </w:tc>
        <w:tc>
          <w:tcPr>
            <w:tcW w:w="2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4, 6, 8, 10, 12, 15</w:t>
            </w:r>
          </w:p>
        </w:tc>
        <w:tc>
          <w:tcPr>
            <w:tcW w:w="19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grid</w:t>
            </w:r>
          </w:p>
        </w:tc>
      </w:tr>
    </w:tbl>
    <w:p>
      <w:pPr>
        <w:pStyle w:val="Heading2"/>
        <w:rPr/>
      </w:pPr>
      <w:bookmarkStart w:id="82" w:name="_Toc233635327"/>
      <w:r>
        <w:rPr/>
        <w:t>Appendix VII: Corpus Composition Summary</w:t>
      </w:r>
      <w:bookmarkEnd w:id="82"/>
    </w:p>
    <w:p>
      <w:pPr>
        <w:pStyle w:val="Normal"/>
        <w:spacing w:before="0" w:after="160"/>
        <w:jc w:val="both"/>
        <w:rPr/>
      </w:pPr>
      <w:r>
        <w:rPr/>
        <w:t>The corpus comprises the 122 behaviour-driven-development primary studies of Binamungu and Maro (2023) for which a PDF was available and processable; four files were excluded (a proceedings volume, a duplicate and two papers outside the reference study). The table below summarises the corpus by the manual labels of each facet (a study with two categories is counted in both); the full per-study record, including titles, pipeline and manual labels, confidences and cue evidence, is held in the evaluation file (manual_evaluation_per_paper.csv) that accompanies the study.</w:t>
      </w:r>
    </w:p>
    <w:tbl>
      <w:tblPr>
        <w:tblW w:w="9360" w:type="dxa"/>
        <w:jc w:val="left"/>
        <w:tblInd w:w="0" w:type="dxa"/>
        <w:tblLayout w:type="fixed"/>
        <w:tblCellMar>
          <w:top w:w="50" w:type="dxa"/>
          <w:left w:w="90" w:type="dxa"/>
          <w:bottom w:w="50" w:type="dxa"/>
          <w:right w:w="90" w:type="dxa"/>
        </w:tblCellMar>
        <w:tblLook w:val="0000" w:noHBand="0" w:noVBand="0" w:firstColumn="0" w:lastRow="0" w:lastColumn="0" w:firstRow="0"/>
      </w:tblPr>
      <w:tblGrid>
        <w:gridCol w:w="4199"/>
        <w:gridCol w:w="2581"/>
        <w:gridCol w:w="2580"/>
      </w:tblGrid>
      <w:tr>
        <w:trPr>
          <w:tblHeader w:val="true"/>
        </w:trPr>
        <w:tc>
          <w:tcPr>
            <w:tcW w:w="4199"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rPr/>
            </w:pPr>
            <w:r>
              <w:rPr>
                <w:b/>
                <w:bCs/>
                <w:color w:val="FFFFFF"/>
                <w:sz w:val="22"/>
                <w:szCs w:val="22"/>
              </w:rPr>
              <w:t>Facet / category</w:t>
            </w:r>
          </w:p>
        </w:tc>
        <w:tc>
          <w:tcPr>
            <w:tcW w:w="2581"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Studies (manual)</w:t>
            </w:r>
          </w:p>
        </w:tc>
        <w:tc>
          <w:tcPr>
            <w:tcW w:w="258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Share</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Research type: Solution Proposal</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54</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43.5%</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Research type: Validation Research</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40</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32.3%</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Research type: Evaluation Research</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19</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15.3%</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Research type: Experience Papers</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8</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6.5%</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Research type: Philosophical Papers</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3</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2.4%</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Contribution type: Process</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40</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26.7%</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Contribution type: Empirical Insights</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35</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23.3%</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Contribution type: Tool</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33</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22.0%</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Contribution type: Method</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21</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14.0%</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Contribution type: Model</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18</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12.0%</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Contribution type: Metric</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3</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2.0%</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Evaluation method: Case Study</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41</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32.8%</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Evaluation method: Example</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41</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32.8%</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Evaluation method: Experiment</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24</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19.2%</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Evaluation method: Experience Report</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9</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7.2%</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Evaluation method: Discussion</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7</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5.6%</w:t>
            </w:r>
          </w:p>
        </w:tc>
      </w:tr>
      <w:tr>
        <w:trPr/>
        <w:tc>
          <w:tcPr>
            <w:tcW w:w="41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Evaluation method: Rigorous Analysis</w:t>
            </w:r>
          </w:p>
        </w:tc>
        <w:tc>
          <w:tcPr>
            <w:tcW w:w="258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3</w:t>
            </w:r>
          </w:p>
        </w:tc>
        <w:tc>
          <w:tcPr>
            <w:tcW w:w="25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2.4%</w:t>
            </w:r>
          </w:p>
        </w:tc>
      </w:tr>
    </w:tbl>
    <w:p>
      <w:pPr>
        <w:pStyle w:val="Heading2"/>
        <w:rPr/>
      </w:pPr>
      <w:bookmarkStart w:id="83" w:name="_Toc233635328"/>
      <w:r>
        <w:rPr/>
        <w:t>Appendix VIII: Operational Definitions of Key Terms</w:t>
      </w:r>
      <w:bookmarkEnd w:id="83"/>
    </w:p>
    <w:p>
      <w:pPr>
        <w:pStyle w:val="Normal"/>
        <w:spacing w:before="0" w:after="160"/>
        <w:jc w:val="both"/>
        <w:rPr/>
      </w:pPr>
      <w:r>
        <w:rPr/>
        <w:t>The terms below are used throughout the dissertation with the specific meanings given here, to remove ambiguity between everyday and technical senses.</w:t>
      </w:r>
    </w:p>
    <w:tbl>
      <w:tblPr>
        <w:tblW w:w="9360" w:type="dxa"/>
        <w:jc w:val="left"/>
        <w:tblInd w:w="0" w:type="dxa"/>
        <w:tblLayout w:type="fixed"/>
        <w:tblCellMar>
          <w:top w:w="50" w:type="dxa"/>
          <w:left w:w="90" w:type="dxa"/>
          <w:bottom w:w="50" w:type="dxa"/>
          <w:right w:w="90" w:type="dxa"/>
        </w:tblCellMar>
        <w:tblLook w:val="0000" w:noHBand="0" w:noVBand="0" w:firstColumn="0" w:lastRow="0" w:lastColumn="0" w:firstRow="0"/>
      </w:tblPr>
      <w:tblGrid>
        <w:gridCol w:w="2700"/>
        <w:gridCol w:w="6659"/>
      </w:tblGrid>
      <w:tr>
        <w:trPr>
          <w:tblHeader w:val="true"/>
        </w:trPr>
        <w:tc>
          <w:tcPr>
            <w:tcW w:w="2700"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rPr/>
            </w:pPr>
            <w:r>
              <w:rPr>
                <w:b/>
                <w:bCs/>
                <w:color w:val="FFFFFF"/>
                <w:sz w:val="22"/>
                <w:szCs w:val="22"/>
              </w:rPr>
              <w:t>Term</w:t>
            </w:r>
          </w:p>
        </w:tc>
        <w:tc>
          <w:tcPr>
            <w:tcW w:w="6659" w:type="dxa"/>
            <w:tcBorders>
              <w:top w:val="single" w:sz="2" w:space="0" w:color="999999"/>
              <w:left w:val="single" w:sz="2" w:space="0" w:color="999999"/>
              <w:bottom w:val="single" w:sz="2" w:space="0" w:color="999999"/>
              <w:right w:val="single" w:sz="2" w:space="0" w:color="999999"/>
            </w:tcBorders>
            <w:shd w:color="auto" w:fill="2E5A88" w:val="clear"/>
            <w:vAlign w:val="center"/>
          </w:tcPr>
          <w:p>
            <w:pPr>
              <w:pStyle w:val="Normal"/>
              <w:spacing w:lineRule="auto" w:line="276"/>
              <w:jc w:val="center"/>
              <w:rPr/>
            </w:pPr>
            <w:r>
              <w:rPr>
                <w:b/>
                <w:bCs/>
                <w:color w:val="FFFFFF"/>
                <w:sz w:val="22"/>
                <w:szCs w:val="22"/>
              </w:rPr>
              <w:t>Operational definition as used in this study</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Systematic mapping study (SMS)</w:t>
            </w:r>
          </w:p>
        </w:tc>
        <w:tc>
          <w:tcPr>
            <w:tcW w:w="66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 secondary study that classifies a body of primary literature along predefined facets to reveal publication trends, clusters and gaps, as distinct from a systematic literature review, which synthesises findings to answer a focused question.</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Data extraction and mapping</w:t>
            </w:r>
          </w:p>
        </w:tc>
        <w:tc>
          <w:tcPr>
            <w:tcW w:w="66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The phase of an SMS in which structured information is recovered from each primary study and used to position it within the map; the phase this study automates.</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Facet</w:t>
            </w:r>
          </w:p>
        </w:tc>
        <w:tc>
          <w:tcPr>
            <w:tcW w:w="66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One of the predefined classification dimensions of a mapping study; here, research type, contribution type and evaluation method.</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Publication metadata</w:t>
            </w:r>
          </w:p>
        </w:tc>
        <w:tc>
          <w:tcPr>
            <w:tcW w:w="66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The descriptive and analytical attributes of a paper, such as venue, year, research type and contribution type, that populate the map.</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Annotated corpus</w:t>
            </w:r>
          </w:p>
        </w:tc>
        <w:tc>
          <w:tcPr>
            <w:tcW w:w="66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The per-paper classification published in a manually conducted mapping study, treated as ground truth for evaluating the pipeline and for training the supervised classifiers.</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Facet assignment module</w:t>
            </w:r>
          </w:p>
        </w:tc>
        <w:tc>
          <w:tcPr>
            <w:tcW w:w="66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The component that assigns a facet category by counting weighted cue phrases, with a confidence equal to the margin between the best and second-best category.</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Macro-averaged F1</w:t>
            </w:r>
          </w:p>
        </w:tc>
        <w:tc>
          <w:tcPr>
            <w:tcW w:w="66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The unweighted mean of the per-class F1-scores, used as the primary effectiveness measure because it treats rare and common categories equally.</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Micro-averaged F1</w:t>
            </w:r>
          </w:p>
        </w:tc>
        <w:tc>
          <w:tcPr>
            <w:tcW w:w="66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An F1-score computed by pooling decisions across all classes, reflecting overall instance-level performance and dominated by common categories.</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Distribution score</w:t>
            </w:r>
          </w:p>
        </w:tc>
        <w:tc>
          <w:tcPr>
            <w:tcW w:w="66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One minus the mean absolute difference between the pipeline's and the reference's share of each category of a facet.</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Human-in-the-loop</w:t>
            </w:r>
          </w:p>
        </w:tc>
        <w:tc>
          <w:tcPr>
            <w:tcW w:w="66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An operating mode in which facets labelled below a confidence threshold are routed to a human reviewer rather than being accepted automatically.</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Pipeline</w:t>
            </w:r>
          </w:p>
        </w:tc>
        <w:tc>
          <w:tcPr>
            <w:tcW w:w="66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The integrated sequence of modules (ingestion, preprocessing, labelling, classification, thematic modelling and map generation) that together automate the extraction-and-mapping phase.</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rPr/>
            </w:pPr>
            <w:r>
              <w:rPr>
                <w:sz w:val="22"/>
                <w:szCs w:val="22"/>
              </w:rPr>
              <w:t>Per-study extraction time</w:t>
            </w:r>
          </w:p>
        </w:tc>
        <w:tc>
          <w:tcPr>
            <w:tcW w:w="66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spacing w:lineRule="auto" w:line="276"/>
              <w:jc w:val="center"/>
              <w:rPr/>
            </w:pPr>
            <w:r>
              <w:rPr>
                <w:sz w:val="22"/>
                <w:szCs w:val="22"/>
              </w:rPr>
              <w:t>The wall-clock time required to ingest and label a single primary study, used to measure efficiency against the manual baseline of 107 minutes.</w:t>
            </w:r>
          </w:p>
        </w:tc>
      </w:tr>
    </w:tbl>
    <w:p>
      <w:pPr>
        <w:pStyle w:val="Normal"/>
        <w:rPr/>
      </w:pPr>
      <w:r>
        <w:rPr/>
      </w:r>
    </w:p>
    <w:sectPr>
      <w:footerReference w:type="even" r:id="rId16"/>
      <w:footerReference w:type="default" r:id="rId17"/>
      <w:footerReference w:type="first" r:id="rId18"/>
      <w:type w:val="nextPage"/>
      <w:pgSz w:w="12240" w:h="15840"/>
      <w:pgMar w:left="1440" w:right="1440" w:gutter="0" w:header="0" w:top="1440" w:footer="708" w:bottom="1440"/>
      <w:pgNumType w:start="1"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Revision note" w:date="2026-09-15T20:00:00Z" w:initials="RN">
    <w:p>
      <w:pPr>
        <w:overflowPunct w:val="false"/>
        <w:spacing w:lineRule="auto" w:line="240"/>
        <w:rPr/>
      </w:pPr>
      <w:r>
        <w:rPr>
          <w:rFonts w:ascii="Liberation Serif" w:hAnsi="Liberation Serif" w:eastAsia="DejaVu Sans" w:cs="DejaVu Sans"/>
          <w:lang w:val="en-US" w:eastAsia="en-US" w:bidi="en-US"/>
        </w:rPr>
        <w:t>Page numbers: open in Word, press Ctrl+A then F9 and choose 'Update entire table' for the table of contents, the list of tables and the list of figures (the document is set to prompt for this on opening).</w:t>
      </w:r>
    </w:p>
  </w:comment>
  <w:comment w:id="1" w:author="Revision note" w:date="2026-09-15T20:00:00Z" w:initials="RN">
    <w:p>
      <w:pPr>
        <w:overflowPunct w:val="false"/>
        <w:spacing w:lineRule="auto" w:line="240"/>
        <w:rPr/>
      </w:pPr>
      <w:r>
        <w:rPr>
          <w:rFonts w:ascii="Liberation Serif" w:hAnsi="Liberation Serif" w:eastAsia="DejaVu Sans" w:cs="DejaVu Sans"/>
          <w:lang w:val="en-US" w:eastAsia="en-US" w:bidi="en-US"/>
        </w:rPr>
        <w:t>RE-RUN NEEDED: the thematic module now selects the number of clusters with k-means by the silhouette method (Section 4.8). Run Section 5 of the notebook in Colab and replace the numbers in this section, Table 10 and this figure (fig_topics.png) with the new run; report the silhouette in the clustered space and in the raw embedding space.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27</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T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TZ" w:eastAsia="en-TZ"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360" w:before="0" w:after="0"/>
      <w:jc w:val="left"/>
    </w:pPr>
    <w:rPr>
      <w:rFonts w:ascii="Times New Roman" w:hAnsi="Times New Roman" w:eastAsia="Times New Roman" w:cs="Times New Roman"/>
      <w:color w:val="auto"/>
      <w:kern w:val="0"/>
      <w:sz w:val="24"/>
      <w:szCs w:val="24"/>
      <w:lang w:val="en-TZ" w:eastAsia="en-TZ" w:bidi="ar-SA"/>
    </w:rPr>
  </w:style>
  <w:style w:type="paragraph" w:styleId="Heading1">
    <w:name w:val="Heading 1"/>
    <w:uiPriority w:val="9"/>
    <w:qFormat/>
    <w:pPr>
      <w:widowControl/>
      <w:bidi w:val="0"/>
      <w:spacing w:lineRule="auto" w:line="360" w:before="240" w:after="120"/>
      <w:jc w:val="left"/>
      <w:outlineLvl w:val="0"/>
    </w:pPr>
    <w:rPr>
      <w:rFonts w:ascii="Times New Roman" w:hAnsi="Times New Roman" w:eastAsia="Times New Roman" w:cs="Times New Roman"/>
      <w:b/>
      <w:bCs/>
      <w:color w:val="auto"/>
      <w:kern w:val="0"/>
      <w:sz w:val="28"/>
      <w:szCs w:val="28"/>
      <w:lang w:val="en-TZ" w:eastAsia="en-TZ" w:bidi="ar-SA"/>
    </w:rPr>
  </w:style>
  <w:style w:type="paragraph" w:styleId="Heading2">
    <w:name w:val="Heading 2"/>
    <w:uiPriority w:val="9"/>
    <w:unhideWhenUsed/>
    <w:qFormat/>
    <w:pPr>
      <w:widowControl/>
      <w:bidi w:val="0"/>
      <w:spacing w:lineRule="auto" w:line="360" w:before="220" w:after="120"/>
      <w:jc w:val="left"/>
      <w:outlineLvl w:val="1"/>
    </w:pPr>
    <w:rPr>
      <w:rFonts w:ascii="Times New Roman" w:hAnsi="Times New Roman" w:eastAsia="Times New Roman" w:cs="Times New Roman"/>
      <w:b/>
      <w:bCs/>
      <w:color w:val="auto"/>
      <w:kern w:val="0"/>
      <w:sz w:val="26"/>
      <w:szCs w:val="26"/>
      <w:lang w:val="en-TZ" w:eastAsia="en-TZ" w:bidi="ar-SA"/>
    </w:rPr>
  </w:style>
  <w:style w:type="paragraph" w:styleId="Heading3">
    <w:name w:val="Heading 3"/>
    <w:uiPriority w:val="9"/>
    <w:unhideWhenUsed/>
    <w:qFormat/>
    <w:pPr>
      <w:widowControl/>
      <w:bidi w:val="0"/>
      <w:spacing w:lineRule="auto" w:line="360" w:before="180" w:after="100"/>
      <w:jc w:val="left"/>
      <w:outlineLvl w:val="2"/>
    </w:pPr>
    <w:rPr>
      <w:rFonts w:ascii="Times New Roman" w:hAnsi="Times New Roman" w:eastAsia="Times New Roman" w:cs="Times New Roman"/>
      <w:b/>
      <w:bCs/>
      <w:color w:val="auto"/>
      <w:kern w:val="0"/>
      <w:sz w:val="24"/>
      <w:szCs w:val="24"/>
      <w:lang w:val="en-TZ" w:eastAsia="en-TZ" w:bidi="ar-SA"/>
    </w:rPr>
  </w:style>
  <w:style w:type="paragraph" w:styleId="Heading4">
    <w:name w:val="Heading 4"/>
    <w:uiPriority w:val="9"/>
    <w:semiHidden/>
    <w:unhideWhenUsed/>
    <w:qFormat/>
    <w:pPr>
      <w:widowControl/>
      <w:bidi w:val="0"/>
      <w:spacing w:lineRule="auto" w:line="360" w:before="0" w:after="0"/>
      <w:jc w:val="left"/>
      <w:outlineLvl w:val="3"/>
    </w:pPr>
    <w:rPr>
      <w:rFonts w:ascii="Times New Roman" w:hAnsi="Times New Roman" w:eastAsia="Times New Roman" w:cs="Times New Roman"/>
      <w:i/>
      <w:iCs/>
      <w:color w:val="2E74B5"/>
      <w:kern w:val="0"/>
      <w:sz w:val="24"/>
      <w:szCs w:val="24"/>
      <w:lang w:val="en-TZ" w:eastAsia="en-TZ" w:bidi="ar-SA"/>
    </w:rPr>
  </w:style>
  <w:style w:type="paragraph" w:styleId="Heading5">
    <w:name w:val="Heading 5"/>
    <w:uiPriority w:val="9"/>
    <w:semiHidden/>
    <w:unhideWhenUsed/>
    <w:qFormat/>
    <w:pPr>
      <w:widowControl/>
      <w:bidi w:val="0"/>
      <w:spacing w:lineRule="auto" w:line="360" w:before="0" w:after="0"/>
      <w:jc w:val="left"/>
      <w:outlineLvl w:val="4"/>
    </w:pPr>
    <w:rPr>
      <w:rFonts w:ascii="Times New Roman" w:hAnsi="Times New Roman" w:eastAsia="Times New Roman" w:cs="Times New Roman"/>
      <w:color w:val="2E74B5"/>
      <w:kern w:val="0"/>
      <w:sz w:val="24"/>
      <w:szCs w:val="24"/>
      <w:lang w:val="en-TZ" w:eastAsia="en-TZ" w:bidi="ar-SA"/>
    </w:rPr>
  </w:style>
  <w:style w:type="paragraph" w:styleId="Heading6">
    <w:name w:val="Heading 6"/>
    <w:uiPriority w:val="9"/>
    <w:semiHidden/>
    <w:unhideWhenUsed/>
    <w:qFormat/>
    <w:pPr>
      <w:widowControl/>
      <w:bidi w:val="0"/>
      <w:spacing w:lineRule="auto" w:line="360" w:before="0" w:after="0"/>
      <w:jc w:val="left"/>
      <w:outlineLvl w:val="5"/>
    </w:pPr>
    <w:rPr>
      <w:rFonts w:ascii="Times New Roman" w:hAnsi="Times New Roman" w:eastAsia="Times New Roman" w:cs="Times New Roman"/>
      <w:color w:val="1F4D78"/>
      <w:kern w:val="0"/>
      <w:sz w:val="24"/>
      <w:szCs w:val="24"/>
      <w:lang w:val="en-TZ" w:eastAsia="en-TZ"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f864b0"/>
    <w:rPr>
      <w:color w:val="605E5C"/>
      <w:shd w:fill="E1DFDD" w:val="clear"/>
    </w:rPr>
  </w:style>
  <w:style w:type="character" w:styleId="annotationreference">
    <w:name w:val="annotation reference"/>
    <w:basedOn w:val="DefaultParagraphFont"/>
    <w:uiPriority w:val="99"/>
    <w:semiHidden/>
    <w:unhideWhenUsed/>
    <w:qFormat/>
    <w:rsid w:val="00a97c5c"/>
    <w:rPr>
      <w:sz w:val="16"/>
      <w:szCs w:val="16"/>
    </w:rPr>
  </w:style>
  <w:style w:type="character" w:styleId="CommentTextChar" w:customStyle="1">
    <w:name w:val="Comment Text Char"/>
    <w:basedOn w:val="DefaultParagraphFont"/>
    <w:link w:val="AnnotationText"/>
    <w:uiPriority w:val="99"/>
    <w:semiHidden/>
    <w:qFormat/>
    <w:rsid w:val="00a97c5c"/>
    <w:rPr>
      <w:sz w:val="20"/>
      <w:szCs w:val="20"/>
    </w:rPr>
  </w:style>
  <w:style w:type="character" w:styleId="CommentSubjectChar" w:customStyle="1">
    <w:name w:val="Comment Subject Char"/>
    <w:basedOn w:val="CommentTextChar"/>
    <w:link w:val="annotationsubject"/>
    <w:uiPriority w:val="99"/>
    <w:semiHidden/>
    <w:qFormat/>
    <w:rsid w:val="00a97c5c"/>
    <w:rPr>
      <w:b/>
      <w:bCs/>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qFormat/>
    <w:pPr>
      <w:widowControl/>
      <w:bidi w:val="0"/>
      <w:spacing w:lineRule="auto" w:line="360" w:before="0" w:after="160"/>
      <w:jc w:val="left"/>
    </w:pPr>
    <w:rPr>
      <w:rFonts w:ascii="Times New Roman" w:hAnsi="Times New Roman" w:eastAsia="Times New Roman" w:cs="Times New Roman"/>
      <w:color w:val="auto"/>
      <w:kern w:val="0"/>
      <w:sz w:val="22"/>
      <w:szCs w:val="22"/>
      <w:lang w:val="en-TZ" w:eastAsia="en-TZ" w:bidi="ar-SA"/>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lineRule="auto" w:line="360" w:before="0" w:after="0"/>
      <w:jc w:val="left"/>
    </w:pPr>
    <w:rPr>
      <w:rFonts w:ascii="Times New Roman" w:hAnsi="Times New Roman" w:eastAsia="Times New Roman" w:cs="Times New Roman"/>
      <w:color w:val="auto"/>
      <w:kern w:val="0"/>
      <w:sz w:val="56"/>
      <w:szCs w:val="56"/>
      <w:lang w:val="en-TZ" w:eastAsia="en-TZ" w:bidi="ar-SA"/>
    </w:rPr>
  </w:style>
  <w:style w:type="paragraph" w:styleId="Strong1" w:customStyle="1">
    <w:name w:val="Strong1"/>
    <w:qFormat/>
    <w:pPr>
      <w:widowControl/>
      <w:bidi w:val="0"/>
      <w:spacing w:lineRule="auto" w:line="360" w:before="0" w:after="0"/>
      <w:jc w:val="left"/>
    </w:pPr>
    <w:rPr>
      <w:rFonts w:ascii="Times New Roman" w:hAnsi="Times New Roman" w:eastAsia="Times New Roman" w:cs="Times New Roman"/>
      <w:b/>
      <w:bCs/>
      <w:color w:val="auto"/>
      <w:kern w:val="0"/>
      <w:sz w:val="24"/>
      <w:szCs w:val="24"/>
      <w:lang w:val="en-TZ" w:eastAsia="en-TZ" w:bidi="ar-SA"/>
    </w:rPr>
  </w:style>
  <w:style w:type="paragraph" w:styleId="ListParagraph">
    <w:name w:val="List Paragraph"/>
    <w:qFormat/>
    <w:pPr>
      <w:widowControl/>
      <w:bidi w:val="0"/>
      <w:spacing w:lineRule="auto" w:line="360" w:before="0" w:after="0"/>
      <w:jc w:val="left"/>
    </w:pPr>
    <w:rPr>
      <w:rFonts w:ascii="Times New Roman" w:hAnsi="Times New Roman" w:eastAsia="Times New Roman" w:cs="Times New Roman"/>
      <w:color w:val="auto"/>
      <w:kern w:val="0"/>
      <w:sz w:val="24"/>
      <w:szCs w:val="24"/>
      <w:lang w:val="en-TZ" w:eastAsia="en-TZ" w:bidi="ar-SA"/>
    </w:rPr>
  </w:style>
  <w:style w:type="paragraph" w:styleId="FootnoteText">
    <w:name w:val="Footnote Text"/>
    <w:link w:val="FootnoteTextChar"/>
    <w:uiPriority w:val="99"/>
    <w:semiHidden/>
    <w:unhideWhenUsed/>
    <w:pPr>
      <w:widowControl/>
      <w:bidi w:val="0"/>
      <w:spacing w:lineRule="auto" w:line="240" w:before="0" w:after="0"/>
      <w:jc w:val="left"/>
    </w:pPr>
    <w:rPr>
      <w:rFonts w:ascii="Times New Roman" w:hAnsi="Times New Roman" w:eastAsia="Times New Roman" w:cs="Times New Roman"/>
      <w:color w:val="auto"/>
      <w:kern w:val="0"/>
      <w:sz w:val="20"/>
      <w:szCs w:val="20"/>
      <w:lang w:val="en-TZ" w:eastAsia="en-TZ" w:bidi="ar-SA"/>
    </w:rPr>
  </w:style>
  <w:style w:type="paragraph" w:styleId="EndnoteText">
    <w:name w:val="Endnote Text"/>
    <w:link w:val="EndnoteTextChar"/>
    <w:uiPriority w:val="99"/>
    <w:semiHidden/>
    <w:unhideWhenUsed/>
    <w:pPr>
      <w:widowControl/>
      <w:bidi w:val="0"/>
      <w:spacing w:lineRule="auto" w:line="240" w:before="0" w:after="0"/>
      <w:jc w:val="left"/>
    </w:pPr>
    <w:rPr>
      <w:rFonts w:ascii="Times New Roman" w:hAnsi="Times New Roman" w:eastAsia="Times New Roman" w:cs="Times New Roman"/>
      <w:color w:val="auto"/>
      <w:kern w:val="0"/>
      <w:sz w:val="20"/>
      <w:szCs w:val="20"/>
      <w:lang w:val="en-TZ" w:eastAsia="en-TZ" w:bidi="ar-SA"/>
    </w:rPr>
  </w:style>
  <w:style w:type="paragraph" w:styleId="TOC1">
    <w:name w:val="TOC 1"/>
    <w:basedOn w:val="Normal"/>
    <w:next w:val="Normal"/>
    <w:autoRedefine/>
    <w:uiPriority w:val="39"/>
    <w:unhideWhenUsed/>
    <w:rsid w:val="00f864b0"/>
    <w:pPr>
      <w:spacing w:before="0" w:after="100"/>
    </w:pPr>
    <w:rPr/>
  </w:style>
  <w:style w:type="paragraph" w:styleId="TOC2">
    <w:name w:val="TOC 2"/>
    <w:basedOn w:val="Normal"/>
    <w:next w:val="Normal"/>
    <w:autoRedefine/>
    <w:uiPriority w:val="39"/>
    <w:unhideWhenUsed/>
    <w:rsid w:val="00f864b0"/>
    <w:pPr>
      <w:spacing w:before="0" w:after="100"/>
      <w:ind w:left="240"/>
    </w:pPr>
    <w:rPr/>
  </w:style>
  <w:style w:type="paragraph" w:styleId="TOC3">
    <w:name w:val="TOC 3"/>
    <w:basedOn w:val="Normal"/>
    <w:next w:val="Normal"/>
    <w:autoRedefine/>
    <w:uiPriority w:val="39"/>
    <w:unhideWhenUsed/>
    <w:rsid w:val="00f864b0"/>
    <w:pPr>
      <w:spacing w:before="0" w:after="100"/>
      <w:ind w:left="480"/>
    </w:pPr>
    <w:rPr/>
  </w:style>
  <w:style w:type="paragraph" w:styleId="TOC4">
    <w:name w:val="TOC 4"/>
    <w:basedOn w:val="Normal"/>
    <w:next w:val="Normal"/>
    <w:autoRedefine/>
    <w:uiPriority w:val="39"/>
    <w:unhideWhenUsed/>
    <w:rsid w:val="00f864b0"/>
    <w:pPr>
      <w:spacing w:lineRule="auto" w:line="276" w:before="0" w:after="100"/>
      <w:ind w:left="720"/>
    </w:pPr>
    <w:rPr>
      <w:rFonts w:ascii="Calibri" w:hAnsi="Calibri" w:eastAsia="" w:cs="" w:asciiTheme="minorHAnsi" w:cstheme="minorBidi" w:eastAsiaTheme="minorEastAsia" w:hAnsiTheme="minorHAnsi"/>
      <w:kern w:val="2"/>
      <w14:ligatures w14:val="standardContextual"/>
    </w:rPr>
  </w:style>
  <w:style w:type="paragraph" w:styleId="TOC5">
    <w:name w:val="TOC 5"/>
    <w:basedOn w:val="Normal"/>
    <w:next w:val="Normal"/>
    <w:autoRedefine/>
    <w:uiPriority w:val="39"/>
    <w:unhideWhenUsed/>
    <w:rsid w:val="00f864b0"/>
    <w:pPr>
      <w:spacing w:lineRule="auto" w:line="276" w:before="0" w:after="100"/>
      <w:ind w:left="960"/>
    </w:pPr>
    <w:rPr>
      <w:rFonts w:ascii="Calibri" w:hAnsi="Calibri" w:eastAsia="" w:cs="" w:asciiTheme="minorHAnsi" w:cstheme="minorBidi" w:eastAsiaTheme="minorEastAsia" w:hAnsiTheme="minorHAnsi"/>
      <w:kern w:val="2"/>
      <w14:ligatures w14:val="standardContextual"/>
    </w:rPr>
  </w:style>
  <w:style w:type="paragraph" w:styleId="TOC6">
    <w:name w:val="TOC 6"/>
    <w:basedOn w:val="Normal"/>
    <w:next w:val="Normal"/>
    <w:autoRedefine/>
    <w:uiPriority w:val="39"/>
    <w:unhideWhenUsed/>
    <w:rsid w:val="00f864b0"/>
    <w:pPr>
      <w:spacing w:lineRule="auto" w:line="276" w:before="0" w:after="100"/>
      <w:ind w:left="1200"/>
    </w:pPr>
    <w:rPr>
      <w:rFonts w:ascii="Calibri" w:hAnsi="Calibri" w:eastAsia="" w:cs="" w:asciiTheme="minorHAnsi" w:cstheme="minorBidi" w:eastAsiaTheme="minorEastAsia" w:hAnsiTheme="minorHAnsi"/>
      <w:kern w:val="2"/>
      <w14:ligatures w14:val="standardContextual"/>
    </w:rPr>
  </w:style>
  <w:style w:type="paragraph" w:styleId="TOC7">
    <w:name w:val="TOC 7"/>
    <w:basedOn w:val="Normal"/>
    <w:next w:val="Normal"/>
    <w:autoRedefine/>
    <w:uiPriority w:val="39"/>
    <w:unhideWhenUsed/>
    <w:rsid w:val="00f864b0"/>
    <w:pPr>
      <w:spacing w:lineRule="auto" w:line="276" w:before="0" w:after="100"/>
      <w:ind w:left="1440"/>
    </w:pPr>
    <w:rPr>
      <w:rFonts w:ascii="Calibri" w:hAnsi="Calibri" w:eastAsia="" w:cs="" w:asciiTheme="minorHAnsi" w:cstheme="minorBidi" w:eastAsiaTheme="minorEastAsia" w:hAnsiTheme="minorHAnsi"/>
      <w:kern w:val="2"/>
      <w14:ligatures w14:val="standardContextual"/>
    </w:rPr>
  </w:style>
  <w:style w:type="paragraph" w:styleId="TOC8">
    <w:name w:val="TOC 8"/>
    <w:basedOn w:val="Normal"/>
    <w:next w:val="Normal"/>
    <w:autoRedefine/>
    <w:uiPriority w:val="39"/>
    <w:unhideWhenUsed/>
    <w:rsid w:val="00f864b0"/>
    <w:pPr>
      <w:spacing w:lineRule="auto" w:line="276" w:before="0" w:after="100"/>
      <w:ind w:left="1680"/>
    </w:pPr>
    <w:rPr>
      <w:rFonts w:ascii="Calibri" w:hAnsi="Calibri" w:eastAsia="" w:cs="" w:asciiTheme="minorHAnsi" w:cstheme="minorBidi" w:eastAsiaTheme="minorEastAsia" w:hAnsiTheme="minorHAnsi"/>
      <w:kern w:val="2"/>
      <w14:ligatures w14:val="standardContextual"/>
    </w:rPr>
  </w:style>
  <w:style w:type="paragraph" w:styleId="TOC9">
    <w:name w:val="TOC 9"/>
    <w:basedOn w:val="Normal"/>
    <w:next w:val="Normal"/>
    <w:autoRedefine/>
    <w:uiPriority w:val="39"/>
    <w:unhideWhenUsed/>
    <w:rsid w:val="00f864b0"/>
    <w:pPr>
      <w:spacing w:lineRule="auto" w:line="276" w:before="0" w:after="100"/>
      <w:ind w:left="1920"/>
    </w:pPr>
    <w:rPr>
      <w:rFonts w:ascii="Calibri" w:hAnsi="Calibri" w:eastAsia="" w:cs="" w:asciiTheme="minorHAnsi" w:cstheme="minorBidi" w:eastAsiaTheme="minorEastAsia" w:hAnsiTheme="minorHAnsi"/>
      <w:kern w:val="2"/>
      <w14:ligatures w14:val="standardContextual"/>
    </w:rPr>
  </w:style>
  <w:style w:type="paragraph" w:styleId="TableofFigures">
    <w:name w:val="Table of Figures"/>
    <w:basedOn w:val="Normal"/>
    <w:next w:val="Normal"/>
    <w:uiPriority w:val="99"/>
    <w:unhideWhenUsed/>
    <w:rsid w:val="00f864b0"/>
    <w:pPr/>
    <w:rPr/>
  </w:style>
  <w:style w:type="paragraph" w:styleId="AnnotationText">
    <w:name w:val="Annotation Text"/>
    <w:basedOn w:val="Normal"/>
    <w:link w:val="CommentTextChar"/>
    <w:uiPriority w:val="99"/>
    <w:semiHidden/>
    <w:unhideWhenUsed/>
    <w:rsid w:val="00a97c5c"/>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a97c5c"/>
    <w:pPr/>
    <w:rPr>
      <w:b/>
      <w:bCs/>
    </w:rPr>
  </w:style>
  <w:style w:type="paragraph" w:styleId="Revision">
    <w:name w:val="Revision"/>
    <w:uiPriority w:val="99"/>
    <w:semiHidden/>
    <w:qFormat/>
    <w:rsid w:val="00a97c5c"/>
    <w:pPr>
      <w:widowControl/>
      <w:bidi w:val="0"/>
      <w:spacing w:lineRule="auto" w:line="240" w:before="0" w:after="0"/>
      <w:jc w:val="left"/>
    </w:pPr>
    <w:rPr>
      <w:rFonts w:ascii="Times New Roman" w:hAnsi="Times New Roman" w:eastAsia="Times New Roman" w:cs="Times New Roman"/>
      <w:color w:val="auto"/>
      <w:kern w:val="0"/>
      <w:sz w:val="24"/>
      <w:szCs w:val="24"/>
      <w:lang w:val="en-TZ" w:eastAsia="en-TZ" w:bidi="ar-SA"/>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458dd"/>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comments" Target="comments.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LibreOffice/24.2.7.2$Linux_X86_64 LibreOffice_project/420$Build-2</Application>
  <AppVersion>15.0000</AppVersion>
  <Pages>99</Pages>
  <Words>26363</Words>
  <Characters>154747</Characters>
  <CharactersWithSpaces>180032</CharactersWithSpaces>
  <Paragraphs>1318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2026-09-20T11:48:00Z</dcterms:created>
  <dc:creator>Naale Josephat</dc:creator>
  <dc:description/>
  <dc:language>en-US</dc:language>
  <cp:lastModifiedBy/>
  <dcterms:modified xsi:type="dcterms:W3CDTF">2026-09-20T16:18:16Z</dcterms:modified>
  <cp:revision>3</cp:revision>
  <dc:subject/>
  <dc:title>Automation of Systematic Mapping Studies: A Machine Learning Approach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94c58333-c1a6-4e97-a1a5-b23b08c7573c</vt:lpwstr>
  </property>
  <property fmtid="{D5CDD505-2E9C-101B-9397-08002B2CF9AE}" pid="3" name="ZOTERO_PREF_1">
    <vt:lpwstr>&lt;data data-version="3" zotero-version="8.0.4"&gt;&lt;session id="nWzGYtEZ"/&gt;&lt;style id="http://www.zotero.org/styles/chicago-shortened-notes-bibliography" locale="en-US" hasBibliography="1" bibliographyStyleHasBeenSet="0"/&gt;&lt;prefs&gt;&lt;pref name="fieldType" value="Fi</vt:lpwstr>
  </property>
  <property fmtid="{D5CDD505-2E9C-101B-9397-08002B2CF9AE}" pid="4" name="ZOTERO_PREF_2">
    <vt:lpwstr>eld"/&gt;&lt;pref name="automaticJournalAbbreviations" value="true"/&gt;&lt;pref name="noteType" value="1"/&gt;&lt;/prefs&gt;&lt;/data&gt;</vt:lpwstr>
  </property>
</Properties>
</file>